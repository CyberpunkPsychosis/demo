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rPr>
      </w:pPr>
    </w:p>
    <w:p>
      <w:pPr>
        <w:jc w:val="center"/>
        <w:rPr>
          <w:b/>
          <w:sz w:val="72"/>
          <w:szCs w:val="72"/>
        </w:rPr>
      </w:pPr>
    </w:p>
    <w:p>
      <w:pPr>
        <w:jc w:val="center"/>
        <w:rPr>
          <w:b/>
          <w:sz w:val="72"/>
          <w:szCs w:val="72"/>
        </w:rPr>
      </w:pPr>
      <w:r>
        <w:rPr>
          <w:rFonts w:hint="eastAsia"/>
          <w:b/>
          <w:sz w:val="72"/>
          <w:szCs w:val="72"/>
        </w:rPr>
        <w:t>光启激励</w:t>
      </w:r>
      <w:r>
        <w:rPr>
          <w:b/>
          <w:sz w:val="72"/>
          <w:szCs w:val="72"/>
        </w:rPr>
        <w:t>与</w:t>
      </w:r>
      <w:r>
        <w:rPr>
          <w:rFonts w:hint="eastAsia"/>
          <w:b/>
          <w:sz w:val="72"/>
          <w:szCs w:val="72"/>
        </w:rPr>
        <w:t>纪律处分</w:t>
      </w:r>
    </w:p>
    <w:p>
      <w:pPr>
        <w:jc w:val="center"/>
        <w:rPr>
          <w:b/>
          <w:sz w:val="72"/>
          <w:szCs w:val="72"/>
        </w:rPr>
      </w:pPr>
      <w:r>
        <w:rPr>
          <w:rFonts w:hint="eastAsia"/>
          <w:b/>
          <w:sz w:val="72"/>
          <w:szCs w:val="72"/>
        </w:rPr>
        <w:t>管理制度</w:t>
      </w:r>
    </w:p>
    <w:p>
      <w:pPr>
        <w:jc w:val="center"/>
        <w:rPr>
          <w:b/>
          <w:sz w:val="40"/>
          <w:szCs w:val="40"/>
        </w:rPr>
      </w:pPr>
    </w:p>
    <w:p>
      <w:pPr>
        <w:spacing w:before="0" w:after="0" w:line="240" w:lineRule="auto"/>
        <w:ind w:left="110" w:leftChars="50" w:firstLine="980" w:firstLineChars="350"/>
        <w:rPr>
          <w:sz w:val="28"/>
          <w:szCs w:val="28"/>
        </w:rPr>
      </w:pPr>
      <w:r>
        <w:rPr>
          <w:rFonts w:hint="eastAsia"/>
          <w:sz w:val="28"/>
          <w:szCs w:val="28"/>
        </w:rPr>
        <w:t>编写：</w:t>
      </w:r>
      <w:del w:id="0" w:author="于蒙" w:date="2026-03-18T21:24:45Z">
        <w:r>
          <w:rPr>
            <w:rFonts w:hint="eastAsia"/>
            <w:sz w:val="28"/>
            <w:szCs w:val="28"/>
          </w:rPr>
          <w:drawing>
            <wp:inline distT="0" distB="0" distL="0" distR="0">
              <wp:extent cx="762000" cy="177800"/>
              <wp:effectExtent l="0" t="0" r="0" b="12700"/>
              <wp:docPr id="2" name="Drawing 0"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r>
        <w:rPr>
          <w:rFonts w:hint="eastAsia"/>
          <w:sz w:val="28"/>
          <w:szCs w:val="28"/>
        </w:rPr>
        <w:t xml:space="preserve">                                 </w:t>
      </w:r>
      <w:ins w:id="2" w:author="于蒙" w:date="2026-03-18T21:24:47Z">
        <w:r>
          <w:rPr>
            <w:rFonts w:hint="default"/>
            <w:sz w:val="28"/>
            <w:szCs w:val="28"/>
            <w:woUserID w:val="1"/>
          </w:rPr>
          <w:t xml:space="preserve">     </w:t>
        </w:r>
      </w:ins>
      <w:r>
        <w:rPr>
          <w:rFonts w:hint="eastAsia"/>
          <w:sz w:val="28"/>
          <w:szCs w:val="28"/>
        </w:rPr>
        <w:t>日期：2026-03-18</w:t>
      </w:r>
    </w:p>
    <w:p>
      <w:pPr>
        <w:spacing w:after="0" w:line="780" w:lineRule="auto"/>
        <w:ind w:left="110" w:leftChars="50"/>
        <w:rPr>
          <w:sz w:val="28"/>
          <w:szCs w:val="28"/>
        </w:rPr>
      </w:pPr>
    </w:p>
    <w:p>
      <w:pPr>
        <w:spacing w:before="0" w:after="0" w:line="240" w:lineRule="auto"/>
        <w:ind w:left="110" w:leftChars="50" w:firstLine="980" w:firstLineChars="350"/>
        <w:rPr>
          <w:sz w:val="28"/>
          <w:szCs w:val="28"/>
        </w:rPr>
      </w:pPr>
      <w:r>
        <w:rPr>
          <w:rFonts w:hint="eastAsia"/>
          <w:sz w:val="28"/>
          <w:szCs w:val="28"/>
        </w:rPr>
        <w:t>审核：</w:t>
      </w:r>
      <w:ins w:id="3" w:author="于蒙" w:date="2026-03-18T21:24:50Z">
        <w:r>
          <w:rPr>
            <w:rFonts w:hint="default"/>
            <w:sz w:val="28"/>
            <w:szCs w:val="28"/>
            <w:woUserID w:val="1"/>
          </w:rPr>
          <w:t xml:space="preserve">   </w:t>
        </w:r>
      </w:ins>
      <w:ins w:id="4" w:author="于蒙" w:date="2026-03-18T21:24:51Z">
        <w:r>
          <w:rPr>
            <w:rFonts w:hint="default"/>
            <w:sz w:val="28"/>
            <w:szCs w:val="28"/>
            <w:woUserID w:val="1"/>
          </w:rPr>
          <w:t xml:space="preserve"> </w:t>
        </w:r>
      </w:ins>
      <w:del w:id="5" w:author="于蒙" w:date="2026-03-18T21:24:50Z">
        <w:r>
          <w:rPr>
            <w:rFonts w:hint="eastAsia"/>
            <w:sz w:val="28"/>
            <w:szCs w:val="28"/>
          </w:rPr>
          <w:drawing>
            <wp:inline distT="0" distB="0" distL="0" distR="0">
              <wp:extent cx="762000" cy="177800"/>
              <wp:effectExtent l="0" t="0" r="0" b="12700"/>
              <wp:docPr id="1" name="Drawing 1"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r>
        <w:rPr>
          <w:rFonts w:hint="eastAsia"/>
          <w:sz w:val="28"/>
          <w:szCs w:val="28"/>
        </w:rPr>
        <w:t xml:space="preserve">                     </w:t>
      </w:r>
      <w:ins w:id="7" w:author="于蒙" w:date="2026-03-18T22:18:05Z">
        <w:r>
          <w:rPr>
            <w:rFonts w:hint="default"/>
            <w:sz w:val="28"/>
            <w:szCs w:val="28"/>
            <w:woUserID w:val="1"/>
          </w:rPr>
          <w:t xml:space="preserve">  </w:t>
        </w:r>
      </w:ins>
      <w:ins w:id="8" w:author="于蒙" w:date="2026-03-18T22:18:06Z">
        <w:r>
          <w:rPr>
            <w:rFonts w:hint="default"/>
            <w:sz w:val="28"/>
            <w:szCs w:val="28"/>
            <w:woUserID w:val="1"/>
          </w:rPr>
          <w:t xml:space="preserve">        </w:t>
        </w:r>
      </w:ins>
      <w:ins w:id="9" w:author="于蒙" w:date="2026-03-18T22:18:07Z">
        <w:r>
          <w:rPr>
            <w:rFonts w:hint="default"/>
            <w:sz w:val="28"/>
            <w:szCs w:val="28"/>
            <w:woUserID w:val="1"/>
          </w:rPr>
          <w:t xml:space="preserve">   </w:t>
        </w:r>
      </w:ins>
      <w:r>
        <w:rPr>
          <w:rFonts w:hint="eastAsia"/>
          <w:sz w:val="28"/>
          <w:szCs w:val="28"/>
        </w:rPr>
        <w:t>日期：2026-03-18</w:t>
      </w:r>
    </w:p>
    <w:p>
      <w:pPr>
        <w:spacing w:before="0" w:after="0" w:line="240" w:lineRule="auto"/>
        <w:ind w:left="840"/>
        <w:jc w:val="left"/>
      </w:pPr>
      <w:del w:id="10" w:author="于蒙" w:date="2026-03-18T21:24:58Z">
        <w:r>
          <w:rPr>
            <w:sz w:val="28"/>
          </w:rPr>
          <w:drawing>
            <wp:inline distT="0" distB="0" distL="0" distR="0">
              <wp:extent cx="762000" cy="177800"/>
              <wp:effectExtent l="0" t="0" r="0" b="12700"/>
              <wp:docPr id="5" name="Drawing 2"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2"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p>
    <w:p>
      <w:pPr>
        <w:spacing w:after="0" w:line="600" w:lineRule="auto"/>
        <w:ind w:left="110" w:leftChars="50"/>
        <w:rPr>
          <w:sz w:val="28"/>
          <w:szCs w:val="28"/>
        </w:rPr>
      </w:pPr>
    </w:p>
    <w:p>
      <w:pPr>
        <w:spacing w:before="0" w:after="0" w:line="240" w:lineRule="auto"/>
        <w:ind w:left="110" w:leftChars="50" w:firstLine="980" w:firstLineChars="350"/>
        <w:rPr>
          <w:sz w:val="28"/>
          <w:szCs w:val="28"/>
        </w:rPr>
      </w:pPr>
      <w:r>
        <w:rPr>
          <w:rFonts w:hint="eastAsia"/>
          <w:sz w:val="28"/>
          <w:szCs w:val="28"/>
        </w:rPr>
        <w:t>批准：</w:t>
      </w:r>
      <w:del w:id="12" w:author="于蒙" w:date="2026-03-18T21:24:59Z">
        <w:r>
          <w:rPr>
            <w:rFonts w:hint="eastAsia"/>
            <w:sz w:val="28"/>
            <w:szCs w:val="28"/>
          </w:rPr>
          <w:drawing>
            <wp:inline distT="0" distB="0" distL="0" distR="0">
              <wp:extent cx="762000" cy="177800"/>
              <wp:effectExtent l="0" t="0" r="0" b="12700"/>
              <wp:docPr id="3" name="Drawing 3"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r>
        <w:rPr>
          <w:rFonts w:hint="eastAsia"/>
          <w:sz w:val="28"/>
          <w:szCs w:val="28"/>
        </w:rPr>
        <w:t xml:space="preserve">                    </w:t>
      </w:r>
      <w:ins w:id="14" w:author="于蒙" w:date="2026-03-18T22:18:12Z">
        <w:r>
          <w:rPr>
            <w:rFonts w:hint="default"/>
            <w:sz w:val="28"/>
            <w:szCs w:val="28"/>
            <w:woUserID w:val="1"/>
          </w:rPr>
          <w:t xml:space="preserve">  </w:t>
        </w:r>
      </w:ins>
      <w:ins w:id="15" w:author="于蒙" w:date="2026-03-18T22:18:13Z">
        <w:r>
          <w:rPr>
            <w:rFonts w:hint="default"/>
            <w:sz w:val="28"/>
            <w:szCs w:val="28"/>
            <w:woUserID w:val="1"/>
          </w:rPr>
          <w:t xml:space="preserve">           </w:t>
        </w:r>
      </w:ins>
      <w:ins w:id="16" w:author="于蒙" w:date="2026-03-18T22:18:14Z">
        <w:r>
          <w:rPr>
            <w:rFonts w:hint="default"/>
            <w:sz w:val="28"/>
            <w:szCs w:val="28"/>
            <w:woUserID w:val="1"/>
          </w:rPr>
          <w:t xml:space="preserve">     </w:t>
        </w:r>
      </w:ins>
      <w:bookmarkStart w:id="1" w:name="_GoBack"/>
      <w:bookmarkEnd w:id="1"/>
      <w:r>
        <w:rPr>
          <w:rFonts w:hint="eastAsia"/>
          <w:sz w:val="28"/>
          <w:szCs w:val="28"/>
        </w:rPr>
        <w:t>日期：2026-03-18</w:t>
      </w:r>
    </w:p>
    <w:p>
      <w:pPr>
        <w:spacing w:before="0" w:after="0" w:line="240" w:lineRule="auto"/>
        <w:ind w:left="840"/>
        <w:jc w:val="left"/>
      </w:pPr>
      <w:del w:id="17" w:author="于蒙" w:date="2026-03-18T21:25:00Z">
        <w:r>
          <w:rPr>
            <w:sz w:val="28"/>
          </w:rPr>
          <w:drawing>
            <wp:inline distT="0" distB="0" distL="0" distR="0">
              <wp:extent cx="762000" cy="177800"/>
              <wp:effectExtent l="0" t="0" r="0" b="12700"/>
              <wp:docPr id="4" name="Drawing 4"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p>
    <w:p>
      <w:pPr>
        <w:pStyle w:val="35"/>
        <w:numPr>
          <w:ilvl w:val="0"/>
          <w:numId w:val="1"/>
        </w:numPr>
        <w:spacing w:after="0" w:line="360" w:lineRule="auto"/>
        <w:jc w:val="both"/>
        <w:rPr>
          <w:rFonts w:ascii="宋体" w:hAnsi="宋体"/>
          <w:b/>
          <w:sz w:val="24"/>
          <w:szCs w:val="24"/>
        </w:rPr>
      </w:pPr>
      <w:r>
        <w:rPr>
          <w:rFonts w:ascii="黑体" w:hAnsi="黑体" w:eastAsia="黑体"/>
          <w:b/>
          <w:sz w:val="24"/>
          <w:szCs w:val="24"/>
        </w:rPr>
        <w:br w:type="page"/>
      </w:r>
      <w:r>
        <w:rPr>
          <w:rFonts w:hint="eastAsia" w:ascii="宋体" w:hAnsi="宋体"/>
          <w:b/>
          <w:sz w:val="24"/>
          <w:szCs w:val="24"/>
        </w:rPr>
        <w:t>目的</w:t>
      </w:r>
    </w:p>
    <w:p>
      <w:pPr>
        <w:spacing w:after="0" w:line="360" w:lineRule="auto"/>
        <w:ind w:firstLine="480" w:firstLineChars="200"/>
        <w:jc w:val="both"/>
        <w:rPr>
          <w:rFonts w:ascii="宋体" w:hAnsi="宋体"/>
          <w:sz w:val="24"/>
          <w:szCs w:val="24"/>
        </w:rPr>
      </w:pPr>
      <w:r>
        <w:rPr>
          <w:rFonts w:hint="eastAsia" w:ascii="宋体" w:hAnsi="宋体"/>
          <w:sz w:val="24"/>
          <w:szCs w:val="24"/>
        </w:rPr>
        <w:t>为加强光启内部管理，严肃工作纪律和行为规范，加强对员工违规违纪行为的有效处理和</w:t>
      </w:r>
      <w:r>
        <w:rPr>
          <w:rFonts w:ascii="宋体" w:hAnsi="宋体"/>
          <w:sz w:val="24"/>
          <w:szCs w:val="24"/>
        </w:rPr>
        <w:t>对优秀行为的表扬，</w:t>
      </w:r>
      <w:r>
        <w:rPr>
          <w:rFonts w:hint="eastAsia" w:ascii="宋体" w:hAnsi="宋体"/>
          <w:sz w:val="24"/>
          <w:szCs w:val="24"/>
        </w:rPr>
        <w:t>在构建、营造健康积极企业文化及工作氛围的同时，确保日常经营活动的顺利实施，特制定本规定及其附件。</w:t>
      </w:r>
    </w:p>
    <w:p>
      <w:pPr>
        <w:pStyle w:val="35"/>
        <w:numPr>
          <w:ilvl w:val="0"/>
          <w:numId w:val="1"/>
        </w:numPr>
        <w:spacing w:after="0" w:line="360" w:lineRule="auto"/>
        <w:jc w:val="both"/>
        <w:rPr>
          <w:rFonts w:ascii="宋体" w:hAnsi="宋体"/>
          <w:b/>
          <w:sz w:val="24"/>
          <w:szCs w:val="24"/>
        </w:rPr>
      </w:pPr>
      <w:r>
        <w:rPr>
          <w:rFonts w:ascii="宋体" w:hAnsi="宋体"/>
          <w:b/>
          <w:sz w:val="24"/>
          <w:szCs w:val="24"/>
        </w:rPr>
        <w:t>范围</w:t>
      </w:r>
      <w:r>
        <w:rPr>
          <w:rFonts w:hint="eastAsia" w:ascii="宋体" w:hAnsi="宋体"/>
          <w:b/>
          <w:sz w:val="24"/>
          <w:szCs w:val="24"/>
        </w:rPr>
        <w:t xml:space="preserve"> </w:t>
      </w:r>
    </w:p>
    <w:p>
      <w:pPr>
        <w:spacing w:after="0" w:line="360" w:lineRule="auto"/>
        <w:ind w:firstLine="480" w:firstLineChars="200"/>
        <w:jc w:val="both"/>
        <w:rPr>
          <w:rFonts w:ascii="宋体" w:hAnsi="宋体"/>
          <w:sz w:val="24"/>
          <w:szCs w:val="24"/>
        </w:rPr>
      </w:pPr>
      <w:r>
        <w:rPr>
          <w:rFonts w:hint="eastAsia" w:ascii="宋体" w:hAnsi="宋体"/>
          <w:sz w:val="24"/>
          <w:szCs w:val="24"/>
        </w:rPr>
        <w:t>本规定适用于光启技术</w:t>
      </w:r>
      <w:r>
        <w:rPr>
          <w:rFonts w:ascii="宋体" w:hAnsi="宋体"/>
          <w:sz w:val="24"/>
          <w:szCs w:val="24"/>
        </w:rPr>
        <w:t>及下属</w:t>
      </w:r>
      <w:r>
        <w:rPr>
          <w:rFonts w:hint="eastAsia" w:ascii="宋体" w:hAnsi="宋体"/>
          <w:sz w:val="24"/>
          <w:szCs w:val="24"/>
        </w:rPr>
        <w:t>子</w:t>
      </w:r>
      <w:r>
        <w:rPr>
          <w:rFonts w:ascii="宋体" w:hAnsi="宋体"/>
          <w:sz w:val="24"/>
          <w:szCs w:val="24"/>
        </w:rPr>
        <w:t>公司</w:t>
      </w:r>
      <w:r>
        <w:rPr>
          <w:rFonts w:hint="eastAsia" w:ascii="宋体" w:hAnsi="宋体"/>
          <w:sz w:val="24"/>
          <w:szCs w:val="24"/>
        </w:rPr>
        <w:t>所有劳动合同制员工、实习人员、</w:t>
      </w:r>
      <w:r>
        <w:rPr>
          <w:rFonts w:ascii="宋体" w:hAnsi="宋体"/>
          <w:sz w:val="24"/>
          <w:szCs w:val="24"/>
        </w:rPr>
        <w:t>劳务人员</w:t>
      </w:r>
      <w:r>
        <w:rPr>
          <w:rFonts w:hint="eastAsia" w:ascii="宋体" w:hAnsi="宋体"/>
          <w:sz w:val="24"/>
          <w:szCs w:val="24"/>
        </w:rPr>
        <w:t>及非全日制员工。</w:t>
      </w:r>
    </w:p>
    <w:p>
      <w:pPr>
        <w:pStyle w:val="35"/>
        <w:numPr>
          <w:ilvl w:val="0"/>
          <w:numId w:val="1"/>
        </w:numPr>
        <w:spacing w:after="0" w:line="360" w:lineRule="auto"/>
        <w:jc w:val="both"/>
        <w:rPr>
          <w:rFonts w:ascii="宋体" w:hAnsi="宋体"/>
          <w:b/>
          <w:sz w:val="24"/>
          <w:szCs w:val="24"/>
        </w:rPr>
      </w:pPr>
      <w:r>
        <w:rPr>
          <w:rFonts w:ascii="宋体" w:hAnsi="宋体"/>
          <w:b/>
          <w:sz w:val="24"/>
          <w:szCs w:val="24"/>
        </w:rPr>
        <w:t>定义</w:t>
      </w:r>
      <w:r>
        <w:rPr>
          <w:rFonts w:hint="eastAsia" w:ascii="宋体" w:hAnsi="宋体"/>
          <w:b/>
          <w:sz w:val="24"/>
          <w:szCs w:val="24"/>
        </w:rPr>
        <w:t xml:space="preserve"> </w:t>
      </w:r>
    </w:p>
    <w:p>
      <w:pPr>
        <w:spacing w:after="0" w:line="360" w:lineRule="auto"/>
        <w:ind w:firstLine="480" w:firstLineChars="200"/>
        <w:jc w:val="both"/>
        <w:rPr>
          <w:rFonts w:ascii="宋体" w:hAnsi="宋体"/>
          <w:sz w:val="24"/>
          <w:szCs w:val="24"/>
        </w:rPr>
      </w:pPr>
      <w:r>
        <w:rPr>
          <w:rFonts w:hint="eastAsia" w:ascii="宋体" w:hAnsi="宋体"/>
          <w:sz w:val="24"/>
          <w:szCs w:val="24"/>
        </w:rPr>
        <w:t>本</w:t>
      </w:r>
      <w:r>
        <w:rPr>
          <w:rFonts w:ascii="宋体" w:hAnsi="宋体"/>
          <w:sz w:val="24"/>
          <w:szCs w:val="24"/>
        </w:rPr>
        <w:t>规定所</w:t>
      </w:r>
      <w:r>
        <w:rPr>
          <w:rFonts w:hint="eastAsia" w:ascii="宋体" w:hAnsi="宋体"/>
          <w:sz w:val="24"/>
          <w:szCs w:val="24"/>
        </w:rPr>
        <w:t>述的激励</w:t>
      </w:r>
      <w:r>
        <w:rPr>
          <w:rFonts w:ascii="宋体" w:hAnsi="宋体"/>
          <w:sz w:val="24"/>
          <w:szCs w:val="24"/>
        </w:rPr>
        <w:t>行为，是指符合光启价值观的优秀行为。</w:t>
      </w:r>
    </w:p>
    <w:p>
      <w:pPr>
        <w:spacing w:after="0" w:line="360" w:lineRule="auto"/>
        <w:ind w:firstLine="480" w:firstLineChars="200"/>
        <w:jc w:val="both"/>
        <w:rPr>
          <w:rFonts w:ascii="宋体" w:hAnsi="宋体"/>
          <w:sz w:val="24"/>
          <w:szCs w:val="24"/>
        </w:rPr>
      </w:pPr>
      <w:r>
        <w:rPr>
          <w:rFonts w:hint="eastAsia" w:ascii="宋体" w:hAnsi="宋体"/>
          <w:sz w:val="24"/>
          <w:szCs w:val="24"/>
        </w:rPr>
        <w:t>本规定所述违规违纪行为，是指违反国家相关法律法规或光启规章制度、违反员工应自觉遵守的职业道德、光启行为准则、行为规范、各部门制定的规章制度、管理规定、作业流程的行为。</w:t>
      </w:r>
    </w:p>
    <w:p>
      <w:pPr>
        <w:spacing w:after="0" w:line="360" w:lineRule="auto"/>
        <w:ind w:firstLine="480" w:firstLineChars="200"/>
        <w:jc w:val="both"/>
        <w:rPr>
          <w:rFonts w:ascii="宋体" w:hAnsi="宋体"/>
          <w:sz w:val="24"/>
          <w:szCs w:val="24"/>
        </w:rPr>
      </w:pPr>
    </w:p>
    <w:p>
      <w:pPr>
        <w:pStyle w:val="35"/>
        <w:numPr>
          <w:ilvl w:val="0"/>
          <w:numId w:val="1"/>
        </w:numPr>
        <w:spacing w:after="0" w:line="360" w:lineRule="auto"/>
        <w:jc w:val="both"/>
        <w:rPr>
          <w:rFonts w:ascii="宋体" w:hAnsi="宋体"/>
          <w:b/>
          <w:sz w:val="24"/>
          <w:szCs w:val="24"/>
        </w:rPr>
      </w:pPr>
      <w:r>
        <w:rPr>
          <w:rFonts w:ascii="宋体" w:hAnsi="宋体"/>
          <w:b/>
          <w:sz w:val="24"/>
          <w:szCs w:val="24"/>
        </w:rPr>
        <w:t>职责</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人力资源中</w:t>
      </w:r>
      <w:r>
        <w:rPr>
          <w:rFonts w:ascii="宋体" w:hAnsi="宋体"/>
          <w:sz w:val="24"/>
          <w:szCs w:val="24"/>
        </w:rPr>
        <w:t>心：</w:t>
      </w:r>
      <w:r>
        <w:rPr>
          <w:rFonts w:hint="eastAsia" w:ascii="宋体" w:hAnsi="宋体"/>
          <w:sz w:val="24"/>
          <w:szCs w:val="24"/>
        </w:rPr>
        <w:t>负责本管理规定的解释、修订和宣传，负责指导各级部门合理运用本管理规定并负责执行。</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各</w:t>
      </w:r>
      <w:r>
        <w:rPr>
          <w:rFonts w:ascii="宋体" w:hAnsi="宋体"/>
          <w:sz w:val="24"/>
          <w:szCs w:val="24"/>
        </w:rPr>
        <w:t>子公司</w:t>
      </w:r>
      <w:r>
        <w:rPr>
          <w:rFonts w:hint="eastAsia" w:ascii="宋体" w:hAnsi="宋体"/>
          <w:sz w:val="24"/>
          <w:szCs w:val="24"/>
        </w:rPr>
        <w:t>人</w:t>
      </w:r>
      <w:r>
        <w:rPr>
          <w:rFonts w:ascii="宋体" w:hAnsi="宋体"/>
          <w:sz w:val="24"/>
          <w:szCs w:val="24"/>
        </w:rPr>
        <w:t>力资源</w:t>
      </w:r>
      <w:r>
        <w:rPr>
          <w:rFonts w:hint="eastAsia" w:ascii="宋体" w:hAnsi="宋体"/>
          <w:sz w:val="24"/>
          <w:szCs w:val="24"/>
        </w:rPr>
        <w:t>部：负责</w:t>
      </w:r>
      <w:r>
        <w:rPr>
          <w:rFonts w:ascii="宋体" w:hAnsi="宋体"/>
          <w:sz w:val="24"/>
          <w:szCs w:val="24"/>
        </w:rPr>
        <w:t>所在子</w:t>
      </w:r>
      <w:r>
        <w:rPr>
          <w:rFonts w:hint="eastAsia" w:ascii="宋体" w:hAnsi="宋体"/>
          <w:sz w:val="24"/>
          <w:szCs w:val="24"/>
        </w:rPr>
        <w:t>公司</w:t>
      </w:r>
      <w:r>
        <w:rPr>
          <w:rFonts w:ascii="宋体" w:hAnsi="宋体"/>
          <w:sz w:val="24"/>
          <w:szCs w:val="24"/>
        </w:rPr>
        <w:t>的本管理规定的解释、宣传、执行，并根据实际</w:t>
      </w:r>
      <w:r>
        <w:rPr>
          <w:rFonts w:hint="eastAsia" w:ascii="宋体" w:hAnsi="宋体"/>
          <w:sz w:val="24"/>
          <w:szCs w:val="24"/>
        </w:rPr>
        <w:t>需要</w:t>
      </w:r>
      <w:r>
        <w:rPr>
          <w:rFonts w:ascii="宋体" w:hAnsi="宋体"/>
          <w:sz w:val="24"/>
          <w:szCs w:val="24"/>
        </w:rPr>
        <w:t>制订</w:t>
      </w:r>
      <w:r>
        <w:rPr>
          <w:rFonts w:hint="eastAsia" w:ascii="宋体" w:hAnsi="宋体"/>
          <w:sz w:val="24"/>
          <w:szCs w:val="24"/>
        </w:rPr>
        <w:t>适用</w:t>
      </w:r>
      <w:r>
        <w:rPr>
          <w:rFonts w:ascii="宋体" w:hAnsi="宋体"/>
          <w:sz w:val="24"/>
          <w:szCs w:val="24"/>
        </w:rPr>
        <w:t>子公司的管理细则</w:t>
      </w:r>
      <w:r>
        <w:rPr>
          <w:rFonts w:hint="eastAsia" w:ascii="宋体" w:hAnsi="宋体"/>
          <w:sz w:val="24"/>
          <w:szCs w:val="24"/>
        </w:rPr>
        <w:t>，细则</w:t>
      </w:r>
      <w:r>
        <w:rPr>
          <w:rFonts w:ascii="宋体" w:hAnsi="宋体"/>
          <w:sz w:val="24"/>
          <w:szCs w:val="24"/>
        </w:rPr>
        <w:t>不得与本管理规定冲突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内审部：负责监督全体员工的工作行为，主导对涉及财、物等严重违纪人员调查、取证，输出调查报告,给出处分意见并完成报批。</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法务</w:t>
      </w:r>
      <w:r>
        <w:rPr>
          <w:rFonts w:ascii="宋体" w:hAnsi="宋体"/>
          <w:sz w:val="24"/>
          <w:szCs w:val="24"/>
        </w:rPr>
        <w:t>中心及各子公司</w:t>
      </w:r>
      <w:r>
        <w:rPr>
          <w:rFonts w:hint="eastAsia" w:ascii="宋体" w:hAnsi="宋体"/>
          <w:sz w:val="24"/>
          <w:szCs w:val="24"/>
        </w:rPr>
        <w:t>法务部：负责为本规定的执行提供法律方面的专业支持。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信息</w:t>
      </w:r>
      <w:r>
        <w:rPr>
          <w:rFonts w:ascii="宋体" w:hAnsi="宋体"/>
          <w:sz w:val="24"/>
          <w:szCs w:val="24"/>
        </w:rPr>
        <w:t>中心及各子公司</w:t>
      </w:r>
      <w:r>
        <w:rPr>
          <w:rFonts w:hint="eastAsia" w:ascii="宋体" w:hAnsi="宋体"/>
          <w:sz w:val="24"/>
          <w:szCs w:val="24"/>
        </w:rPr>
        <w:t>信息部：在信息安全方面负责监督全体员工的工作行为，在人力资源中心或子公司人力资源部或内审部调查过程中提供相关支持。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行政部：负责在人力资源中心或子公司人力资源部或内审部调查过程中提供相关支持。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财务</w:t>
      </w:r>
      <w:r>
        <w:rPr>
          <w:rFonts w:ascii="宋体" w:hAnsi="宋体"/>
          <w:sz w:val="24"/>
          <w:szCs w:val="24"/>
        </w:rPr>
        <w:t>中心及各子公司</w:t>
      </w:r>
      <w:r>
        <w:rPr>
          <w:rFonts w:hint="eastAsia" w:ascii="宋体" w:hAnsi="宋体"/>
          <w:sz w:val="24"/>
          <w:szCs w:val="24"/>
        </w:rPr>
        <w:t>财务部：负责在人力资源中心或子公司人力资源部或内审部调查过程中提供相关支持，并按经审批的处理结果落实财务方面的处罚工作。</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各级管理人员：要以身作则，率先垂范，严格遵守国家法律法规及光启各项规章制度，并对下属员工起到管理和督导作用，充分了解本规定的处理原则及处理办法，及时发现下属员工的违规违纪行为，及时制止并汇报给上级及人力资源中心或子公司人力资源部，涉及财、物的及时汇报给内审部，并积极配合调查取证工作。</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光启员工：认真学习本规定，严格遵守国家法律法规及光启各项规章制度，在工作中避免出现违规违纪的行为。</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工作</w:t>
      </w:r>
      <w:r>
        <w:rPr>
          <w:rFonts w:ascii="宋体" w:hAnsi="宋体"/>
          <w:b/>
          <w:sz w:val="24"/>
          <w:szCs w:val="24"/>
        </w:rPr>
        <w:t>流程图</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无</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激励</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基本</w:t>
      </w:r>
      <w:r>
        <w:rPr>
          <w:rFonts w:ascii="宋体" w:hAnsi="宋体"/>
          <w:sz w:val="24"/>
          <w:szCs w:val="24"/>
        </w:rPr>
        <w:t>原则</w:t>
      </w:r>
    </w:p>
    <w:p>
      <w:pPr>
        <w:pStyle w:val="35"/>
        <w:numPr>
          <w:ilvl w:val="2"/>
          <w:numId w:val="1"/>
        </w:numPr>
        <w:spacing w:after="0" w:line="360" w:lineRule="auto"/>
        <w:jc w:val="both"/>
        <w:rPr>
          <w:rFonts w:ascii="宋体" w:hAnsi="宋体"/>
          <w:sz w:val="24"/>
          <w:szCs w:val="24"/>
        </w:rPr>
      </w:pPr>
      <w:r>
        <w:rPr>
          <w:rFonts w:ascii="宋体" w:hAnsi="宋体"/>
          <w:sz w:val="24"/>
          <w:szCs w:val="24"/>
        </w:rPr>
        <w:t>彰显价值观原则</w:t>
      </w:r>
      <w:r>
        <w:rPr>
          <w:rFonts w:hint="eastAsia" w:ascii="宋体" w:hAnsi="宋体"/>
          <w:sz w:val="24"/>
          <w:szCs w:val="24"/>
        </w:rPr>
        <w:t>：激励</w:t>
      </w:r>
      <w:r>
        <w:rPr>
          <w:rFonts w:ascii="宋体" w:hAnsi="宋体"/>
          <w:sz w:val="24"/>
          <w:szCs w:val="24"/>
        </w:rPr>
        <w:t>对象的</w:t>
      </w:r>
      <w:r>
        <w:rPr>
          <w:rFonts w:hint="eastAsia" w:ascii="宋体" w:hAnsi="宋体"/>
          <w:sz w:val="24"/>
          <w:szCs w:val="24"/>
        </w:rPr>
        <w:t>工作</w:t>
      </w:r>
      <w:r>
        <w:rPr>
          <w:rFonts w:ascii="宋体" w:hAnsi="宋体"/>
          <w:sz w:val="24"/>
          <w:szCs w:val="24"/>
        </w:rPr>
        <w:t>表现要能彰显公司价值观</w:t>
      </w:r>
      <w:r>
        <w:rPr>
          <w:rFonts w:hint="eastAsia" w:ascii="宋体" w:hAnsi="宋体"/>
          <w:sz w:val="24"/>
          <w:szCs w:val="24"/>
        </w:rPr>
        <w:t>，</w:t>
      </w:r>
      <w:r>
        <w:rPr>
          <w:rFonts w:ascii="宋体" w:hAnsi="宋体"/>
          <w:sz w:val="24"/>
          <w:szCs w:val="24"/>
        </w:rPr>
        <w:t>起到带头和模范作用</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客观公正原则：激励要以事实为依据，做到数据</w:t>
      </w:r>
      <w:r>
        <w:rPr>
          <w:rFonts w:ascii="宋体" w:hAnsi="宋体"/>
          <w:sz w:val="24"/>
          <w:szCs w:val="24"/>
        </w:rPr>
        <w:t>客观准确、</w:t>
      </w:r>
      <w:r>
        <w:rPr>
          <w:rFonts w:hint="eastAsia" w:ascii="宋体" w:hAnsi="宋体"/>
          <w:sz w:val="24"/>
          <w:szCs w:val="24"/>
        </w:rPr>
        <w:t>事迹描述</w:t>
      </w:r>
      <w:r>
        <w:rPr>
          <w:rFonts w:ascii="宋体" w:hAnsi="宋体"/>
          <w:sz w:val="24"/>
          <w:szCs w:val="24"/>
        </w:rPr>
        <w:t>清晰，对员工有鼓励作用，对全体员工有示范作用</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及时性原则：符合光</w:t>
      </w:r>
      <w:r>
        <w:rPr>
          <w:rFonts w:ascii="宋体" w:hAnsi="宋体"/>
          <w:sz w:val="24"/>
          <w:szCs w:val="24"/>
        </w:rPr>
        <w:t>启</w:t>
      </w:r>
      <w:r>
        <w:rPr>
          <w:rFonts w:hint="eastAsia" w:ascii="宋体" w:hAnsi="宋体"/>
          <w:sz w:val="24"/>
          <w:szCs w:val="24"/>
        </w:rPr>
        <w:t>价值</w:t>
      </w:r>
      <w:r>
        <w:rPr>
          <w:rFonts w:ascii="宋体" w:hAnsi="宋体"/>
          <w:sz w:val="24"/>
          <w:szCs w:val="24"/>
        </w:rPr>
        <w:t>观</w:t>
      </w:r>
      <w:r>
        <w:rPr>
          <w:rFonts w:hint="eastAsia" w:ascii="宋体" w:hAnsi="宋体"/>
          <w:sz w:val="24"/>
          <w:szCs w:val="24"/>
        </w:rPr>
        <w:t>的优秀</w:t>
      </w:r>
      <w:r>
        <w:rPr>
          <w:rFonts w:ascii="宋体" w:hAnsi="宋体"/>
          <w:sz w:val="24"/>
          <w:szCs w:val="24"/>
        </w:rPr>
        <w:t>行为，及时</w:t>
      </w:r>
      <w:r>
        <w:rPr>
          <w:rFonts w:hint="eastAsia" w:ascii="宋体" w:hAnsi="宋体"/>
          <w:sz w:val="24"/>
          <w:szCs w:val="24"/>
        </w:rPr>
        <w:t>激励。</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激励的类别</w:t>
      </w:r>
      <w:r>
        <w:rPr>
          <w:rFonts w:ascii="宋体" w:hAnsi="宋体"/>
          <w:sz w:val="24"/>
          <w:szCs w:val="24"/>
        </w:rPr>
        <w:t>与程序</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光启</w:t>
      </w:r>
      <w:r>
        <w:rPr>
          <w:rFonts w:ascii="宋体" w:hAnsi="宋体"/>
          <w:sz w:val="24"/>
          <w:szCs w:val="24"/>
        </w:rPr>
        <w:t>的激励包括：</w:t>
      </w:r>
      <w:r>
        <w:rPr>
          <w:rFonts w:hint="eastAsia" w:ascii="宋体" w:hAnsi="宋体"/>
          <w:sz w:val="24"/>
          <w:szCs w:val="24"/>
        </w:rPr>
        <w:t>岗位激励奖金</w:t>
      </w:r>
      <w:r>
        <w:rPr>
          <w:rFonts w:ascii="宋体" w:hAnsi="宋体"/>
          <w:sz w:val="24"/>
          <w:szCs w:val="24"/>
        </w:rPr>
        <w:t>、</w:t>
      </w:r>
      <w:r>
        <w:rPr>
          <w:rFonts w:hint="eastAsia" w:ascii="宋体" w:hAnsi="宋体"/>
          <w:sz w:val="24"/>
          <w:szCs w:val="24"/>
        </w:rPr>
        <w:t>项目</w:t>
      </w:r>
      <w:r>
        <w:rPr>
          <w:rFonts w:ascii="宋体" w:hAnsi="宋体"/>
          <w:sz w:val="24"/>
          <w:szCs w:val="24"/>
        </w:rPr>
        <w:t>奖、</w:t>
      </w:r>
      <w:r>
        <w:rPr>
          <w:rFonts w:hint="eastAsia" w:ascii="宋体" w:hAnsi="宋体"/>
          <w:sz w:val="24"/>
          <w:szCs w:val="24"/>
        </w:rPr>
        <w:t>集团</w:t>
      </w:r>
      <w:r>
        <w:rPr>
          <w:rFonts w:ascii="宋体" w:hAnsi="宋体"/>
          <w:sz w:val="24"/>
          <w:szCs w:val="24"/>
        </w:rPr>
        <w:t>大会表彰、子公司</w:t>
      </w:r>
      <w:r>
        <w:rPr>
          <w:rFonts w:hint="eastAsia" w:ascii="宋体" w:hAnsi="宋体"/>
          <w:sz w:val="24"/>
          <w:szCs w:val="24"/>
        </w:rPr>
        <w:t>自行</w:t>
      </w:r>
      <w:r>
        <w:rPr>
          <w:rFonts w:ascii="宋体" w:hAnsi="宋体"/>
          <w:sz w:val="24"/>
          <w:szCs w:val="24"/>
        </w:rPr>
        <w:t>设置的</w:t>
      </w:r>
      <w:r>
        <w:rPr>
          <w:rFonts w:hint="eastAsia" w:ascii="宋体" w:hAnsi="宋体"/>
          <w:sz w:val="24"/>
          <w:szCs w:val="24"/>
        </w:rPr>
        <w:t>激励</w:t>
      </w:r>
      <w:r>
        <w:rPr>
          <w:rFonts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岗位激励奖金</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以鼓励产品研发、生产、交付的质量和进度</w:t>
      </w:r>
      <w:r>
        <w:rPr>
          <w:rFonts w:ascii="宋体" w:hAnsi="宋体"/>
          <w:sz w:val="24"/>
          <w:szCs w:val="24"/>
        </w:rPr>
        <w:t>相关</w:t>
      </w:r>
      <w:r>
        <w:rPr>
          <w:rFonts w:hint="eastAsia" w:ascii="宋体" w:hAnsi="宋体"/>
          <w:sz w:val="24"/>
          <w:szCs w:val="24"/>
        </w:rPr>
        <w:t>工</w:t>
      </w:r>
      <w:r>
        <w:rPr>
          <w:rFonts w:ascii="宋体" w:hAnsi="宋体"/>
          <w:sz w:val="24"/>
          <w:szCs w:val="24"/>
        </w:rPr>
        <w:t>作的激励，以</w:t>
      </w:r>
      <w:r>
        <w:rPr>
          <w:rFonts w:hint="eastAsia" w:ascii="宋体" w:hAnsi="宋体"/>
          <w:sz w:val="24"/>
          <w:szCs w:val="24"/>
        </w:rPr>
        <w:t>周期</w:t>
      </w:r>
      <w:r>
        <w:rPr>
          <w:rFonts w:ascii="宋体" w:hAnsi="宋体"/>
          <w:sz w:val="24"/>
          <w:szCs w:val="24"/>
        </w:rPr>
        <w:t>考核的方式按周期</w:t>
      </w:r>
      <w:r>
        <w:rPr>
          <w:rFonts w:hint="eastAsia" w:ascii="宋体" w:hAnsi="宋体"/>
          <w:sz w:val="24"/>
          <w:szCs w:val="24"/>
        </w:rPr>
        <w:t>单独</w:t>
      </w:r>
      <w:r>
        <w:rPr>
          <w:rFonts w:ascii="宋体" w:hAnsi="宋体"/>
          <w:sz w:val="24"/>
          <w:szCs w:val="24"/>
        </w:rPr>
        <w:t>发放</w:t>
      </w:r>
      <w:r>
        <w:rPr>
          <w:rFonts w:hint="eastAsia" w:ascii="宋体" w:hAnsi="宋体"/>
          <w:sz w:val="24"/>
          <w:szCs w:val="24"/>
        </w:rPr>
        <w:t>（不</w:t>
      </w:r>
      <w:r>
        <w:rPr>
          <w:rFonts w:ascii="宋体" w:hAnsi="宋体"/>
          <w:sz w:val="24"/>
          <w:szCs w:val="24"/>
        </w:rPr>
        <w:t>与工资一起发放），有月度考核月度发放或季度考核季度发放</w:t>
      </w:r>
      <w:r>
        <w:rPr>
          <w:rFonts w:hint="eastAsia" w:ascii="宋体" w:hAnsi="宋体"/>
          <w:sz w:val="24"/>
          <w:szCs w:val="24"/>
        </w:rPr>
        <w:t>等</w:t>
      </w:r>
      <w:r>
        <w:rPr>
          <w:rFonts w:ascii="宋体" w:hAnsi="宋体"/>
          <w:sz w:val="24"/>
          <w:szCs w:val="24"/>
        </w:rPr>
        <w:t>模式</w:t>
      </w:r>
      <w:r>
        <w:rPr>
          <w:rFonts w:hint="eastAsia" w:ascii="宋体" w:hAnsi="宋体"/>
          <w:sz w:val="24"/>
          <w:szCs w:val="24"/>
        </w:rPr>
        <w:t>。具体</w:t>
      </w:r>
      <w:r>
        <w:rPr>
          <w:rFonts w:ascii="宋体" w:hAnsi="宋体"/>
          <w:sz w:val="24"/>
          <w:szCs w:val="24"/>
        </w:rPr>
        <w:t>考核标准</w:t>
      </w:r>
      <w:r>
        <w:rPr>
          <w:rFonts w:hint="eastAsia" w:ascii="宋体" w:hAnsi="宋体"/>
          <w:sz w:val="24"/>
          <w:szCs w:val="24"/>
        </w:rPr>
        <w:t>按相关岗位激励奖金考核管理规定</w:t>
      </w:r>
      <w:r>
        <w:rPr>
          <w:rFonts w:ascii="宋体" w:hAnsi="宋体"/>
          <w:sz w:val="24"/>
          <w:szCs w:val="24"/>
        </w:rPr>
        <w:t>执行。此类激励预算从人力成本预算</w:t>
      </w:r>
      <w:r>
        <w:rPr>
          <w:rFonts w:hint="eastAsia" w:ascii="宋体" w:hAnsi="宋体"/>
          <w:sz w:val="24"/>
          <w:szCs w:val="24"/>
        </w:rPr>
        <w:t>列</w:t>
      </w:r>
      <w:r>
        <w:rPr>
          <w:rFonts w:ascii="宋体" w:hAnsi="宋体"/>
          <w:sz w:val="24"/>
          <w:szCs w:val="24"/>
        </w:rPr>
        <w:t>支。</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项目奖</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根据</w:t>
      </w:r>
      <w:r>
        <w:rPr>
          <w:rFonts w:ascii="宋体" w:hAnsi="宋体"/>
          <w:sz w:val="24"/>
          <w:szCs w:val="24"/>
        </w:rPr>
        <w:t>每年的盈利情况，公司会提取一定比例的奖金</w:t>
      </w:r>
      <w:r>
        <w:rPr>
          <w:rFonts w:hint="eastAsia" w:ascii="宋体" w:hAnsi="宋体"/>
          <w:sz w:val="24"/>
          <w:szCs w:val="24"/>
        </w:rPr>
        <w:t>预算</w:t>
      </w:r>
      <w:r>
        <w:rPr>
          <w:rFonts w:ascii="宋体" w:hAnsi="宋体"/>
          <w:sz w:val="24"/>
          <w:szCs w:val="24"/>
        </w:rPr>
        <w:t>用于奖励在</w:t>
      </w:r>
      <w:r>
        <w:rPr>
          <w:rFonts w:hint="eastAsia" w:ascii="宋体" w:hAnsi="宋体"/>
          <w:sz w:val="24"/>
          <w:szCs w:val="24"/>
        </w:rPr>
        <w:t>某些专题</w:t>
      </w:r>
      <w:r>
        <w:rPr>
          <w:rFonts w:ascii="宋体" w:hAnsi="宋体"/>
          <w:sz w:val="24"/>
          <w:szCs w:val="24"/>
        </w:rPr>
        <w:t>项目方面有突出贡献的团队，</w:t>
      </w:r>
      <w:r>
        <w:rPr>
          <w:rFonts w:hint="eastAsia" w:ascii="宋体" w:hAnsi="宋体"/>
          <w:sz w:val="24"/>
          <w:szCs w:val="24"/>
        </w:rPr>
        <w:t>如回款</w:t>
      </w:r>
      <w:r>
        <w:rPr>
          <w:rFonts w:ascii="宋体" w:hAnsi="宋体"/>
          <w:sz w:val="24"/>
          <w:szCs w:val="24"/>
        </w:rPr>
        <w:t>、辅料降本、</w:t>
      </w:r>
      <w:r>
        <w:rPr>
          <w:rFonts w:hint="eastAsia" w:ascii="宋体" w:hAnsi="宋体"/>
          <w:sz w:val="24"/>
          <w:szCs w:val="24"/>
        </w:rPr>
        <w:t>对外</w:t>
      </w:r>
      <w:r>
        <w:rPr>
          <w:rFonts w:ascii="宋体" w:hAnsi="宋体"/>
          <w:sz w:val="24"/>
          <w:szCs w:val="24"/>
        </w:rPr>
        <w:t>服务、</w:t>
      </w:r>
      <w:r>
        <w:rPr>
          <w:rFonts w:hint="eastAsia" w:ascii="宋体" w:hAnsi="宋体"/>
          <w:sz w:val="24"/>
          <w:szCs w:val="24"/>
        </w:rPr>
        <w:t>重大</w:t>
      </w:r>
      <w:r>
        <w:rPr>
          <w:rFonts w:ascii="宋体" w:hAnsi="宋体"/>
          <w:sz w:val="24"/>
          <w:szCs w:val="24"/>
        </w:rPr>
        <w:t>任务</w:t>
      </w:r>
      <w:r>
        <w:rPr>
          <w:rFonts w:hint="eastAsia" w:ascii="宋体" w:hAnsi="宋体"/>
          <w:sz w:val="24"/>
          <w:szCs w:val="24"/>
        </w:rPr>
        <w:t>等</w:t>
      </w:r>
      <w:r>
        <w:rPr>
          <w:rFonts w:ascii="宋体" w:hAnsi="宋体"/>
          <w:sz w:val="24"/>
          <w:szCs w:val="24"/>
        </w:rPr>
        <w:t>，</w:t>
      </w:r>
      <w:r>
        <w:rPr>
          <w:rFonts w:hint="eastAsia" w:ascii="宋体" w:hAnsi="宋体"/>
          <w:sz w:val="24"/>
          <w:szCs w:val="24"/>
        </w:rPr>
        <w:t>公司</w:t>
      </w:r>
      <w:r>
        <w:rPr>
          <w:rFonts w:ascii="宋体" w:hAnsi="宋体"/>
          <w:sz w:val="24"/>
          <w:szCs w:val="24"/>
        </w:rPr>
        <w:t>每年会</w:t>
      </w:r>
      <w:r>
        <w:rPr>
          <w:rFonts w:hint="eastAsia" w:ascii="宋体" w:hAnsi="宋体"/>
          <w:sz w:val="24"/>
          <w:szCs w:val="24"/>
        </w:rPr>
        <w:t>根据</w:t>
      </w:r>
      <w:r>
        <w:rPr>
          <w:rFonts w:ascii="宋体" w:hAnsi="宋体"/>
          <w:sz w:val="24"/>
          <w:szCs w:val="24"/>
        </w:rPr>
        <w:t>实际情况设立不同</w:t>
      </w:r>
      <w:r>
        <w:rPr>
          <w:rFonts w:hint="eastAsia" w:ascii="宋体" w:hAnsi="宋体"/>
          <w:sz w:val="24"/>
          <w:szCs w:val="24"/>
        </w:rPr>
        <w:t>的</w:t>
      </w:r>
      <w:r>
        <w:rPr>
          <w:rFonts w:ascii="宋体" w:hAnsi="宋体"/>
          <w:sz w:val="24"/>
          <w:szCs w:val="24"/>
        </w:rPr>
        <w:t>项目奖。</w:t>
      </w:r>
      <w:r>
        <w:rPr>
          <w:rFonts w:hint="eastAsia" w:ascii="宋体" w:hAnsi="宋体"/>
          <w:sz w:val="24"/>
          <w:szCs w:val="24"/>
        </w:rPr>
        <w:t>各</w:t>
      </w:r>
      <w:r>
        <w:rPr>
          <w:rFonts w:ascii="宋体" w:hAnsi="宋体"/>
          <w:sz w:val="24"/>
          <w:szCs w:val="24"/>
        </w:rPr>
        <w:t>基地</w:t>
      </w:r>
      <w:r>
        <w:rPr>
          <w:rFonts w:hint="eastAsia" w:ascii="宋体" w:hAnsi="宋体"/>
          <w:sz w:val="24"/>
          <w:szCs w:val="24"/>
        </w:rPr>
        <w:t>厂</w:t>
      </w:r>
      <w:r>
        <w:rPr>
          <w:rFonts w:ascii="宋体" w:hAnsi="宋体"/>
          <w:sz w:val="24"/>
          <w:szCs w:val="24"/>
        </w:rPr>
        <w:t>办与集团领导商定每年可申报项目奖的类型，由人力资源</w:t>
      </w:r>
      <w:r>
        <w:rPr>
          <w:rFonts w:hint="eastAsia" w:ascii="宋体" w:hAnsi="宋体"/>
          <w:sz w:val="24"/>
          <w:szCs w:val="24"/>
        </w:rPr>
        <w:t>中</w:t>
      </w:r>
      <w:r>
        <w:rPr>
          <w:rFonts w:ascii="宋体" w:hAnsi="宋体"/>
          <w:sz w:val="24"/>
          <w:szCs w:val="24"/>
        </w:rPr>
        <w:t>心或子公司</w:t>
      </w:r>
      <w:r>
        <w:rPr>
          <w:rFonts w:hint="eastAsia" w:ascii="宋体" w:hAnsi="宋体"/>
          <w:sz w:val="24"/>
          <w:szCs w:val="24"/>
        </w:rPr>
        <w:t>人</w:t>
      </w:r>
      <w:r>
        <w:rPr>
          <w:rFonts w:ascii="宋体" w:hAnsi="宋体"/>
          <w:sz w:val="24"/>
          <w:szCs w:val="24"/>
        </w:rPr>
        <w:t>力资源部</w:t>
      </w:r>
      <w:r>
        <w:rPr>
          <w:rFonts w:hint="eastAsia" w:ascii="宋体" w:hAnsi="宋体"/>
          <w:sz w:val="24"/>
          <w:szCs w:val="24"/>
        </w:rPr>
        <w:t>通知项目</w:t>
      </w:r>
      <w:r>
        <w:rPr>
          <w:rFonts w:ascii="宋体" w:hAnsi="宋体"/>
          <w:sz w:val="24"/>
          <w:szCs w:val="24"/>
        </w:rPr>
        <w:t>负责人</w:t>
      </w:r>
      <w:r>
        <w:rPr>
          <w:rFonts w:hint="eastAsia" w:ascii="宋体" w:hAnsi="宋体"/>
          <w:sz w:val="24"/>
          <w:szCs w:val="24"/>
        </w:rPr>
        <w:t>编写</w:t>
      </w:r>
      <w:r>
        <w:rPr>
          <w:rFonts w:ascii="宋体" w:hAnsi="宋体"/>
          <w:sz w:val="24"/>
          <w:szCs w:val="24"/>
        </w:rPr>
        <w:t>和提交项目奖申请书</w:t>
      </w:r>
      <w:r>
        <w:rPr>
          <w:rFonts w:hint="eastAsia" w:ascii="宋体" w:hAnsi="宋体"/>
          <w:sz w:val="24"/>
          <w:szCs w:val="24"/>
        </w:rPr>
        <w:t>，</w:t>
      </w:r>
      <w:r>
        <w:rPr>
          <w:rFonts w:ascii="宋体" w:hAnsi="宋体"/>
          <w:sz w:val="24"/>
          <w:szCs w:val="24"/>
        </w:rPr>
        <w:t>申请书除阐述项目内容外，</w:t>
      </w:r>
      <w:r>
        <w:rPr>
          <w:rFonts w:hint="eastAsia" w:ascii="宋体" w:hAnsi="宋体"/>
          <w:sz w:val="24"/>
          <w:szCs w:val="24"/>
        </w:rPr>
        <w:t>还</w:t>
      </w:r>
      <w:r>
        <w:rPr>
          <w:rFonts w:ascii="宋体" w:hAnsi="宋体"/>
          <w:sz w:val="24"/>
          <w:szCs w:val="24"/>
        </w:rPr>
        <w:t>须包括项目成员及</w:t>
      </w:r>
      <w:r>
        <w:rPr>
          <w:rFonts w:hint="eastAsia" w:ascii="宋体" w:hAnsi="宋体"/>
          <w:sz w:val="24"/>
          <w:szCs w:val="24"/>
        </w:rPr>
        <w:t>项目</w:t>
      </w:r>
      <w:r>
        <w:rPr>
          <w:rFonts w:ascii="宋体" w:hAnsi="宋体"/>
          <w:sz w:val="24"/>
          <w:szCs w:val="24"/>
        </w:rPr>
        <w:t>奖分配</w:t>
      </w:r>
      <w:r>
        <w:rPr>
          <w:rFonts w:hint="eastAsia" w:ascii="宋体" w:hAnsi="宋体"/>
          <w:sz w:val="24"/>
          <w:szCs w:val="24"/>
        </w:rPr>
        <w:t>方案</w:t>
      </w:r>
      <w:r>
        <w:rPr>
          <w:rFonts w:ascii="宋体" w:hAnsi="宋体"/>
          <w:sz w:val="24"/>
          <w:szCs w:val="24"/>
        </w:rPr>
        <w:t>，</w:t>
      </w:r>
      <w:r>
        <w:rPr>
          <w:rFonts w:hint="eastAsia" w:ascii="宋体" w:hAnsi="宋体"/>
          <w:sz w:val="24"/>
          <w:szCs w:val="24"/>
        </w:rPr>
        <w:t>人</w:t>
      </w:r>
      <w:r>
        <w:rPr>
          <w:rFonts w:ascii="宋体" w:hAnsi="宋体"/>
          <w:sz w:val="24"/>
          <w:szCs w:val="24"/>
        </w:rPr>
        <w:t>力资源</w:t>
      </w:r>
      <w:r>
        <w:rPr>
          <w:rFonts w:hint="eastAsia" w:ascii="宋体" w:hAnsi="宋体"/>
          <w:sz w:val="24"/>
          <w:szCs w:val="24"/>
        </w:rPr>
        <w:t>中</w:t>
      </w:r>
      <w:r>
        <w:rPr>
          <w:rFonts w:ascii="宋体" w:hAnsi="宋体"/>
          <w:sz w:val="24"/>
          <w:szCs w:val="24"/>
        </w:rPr>
        <w:t>心或</w:t>
      </w:r>
      <w:r>
        <w:rPr>
          <w:rFonts w:hint="eastAsia" w:ascii="宋体" w:hAnsi="宋体"/>
          <w:sz w:val="24"/>
          <w:szCs w:val="24"/>
        </w:rPr>
        <w:t>子</w:t>
      </w:r>
      <w:r>
        <w:rPr>
          <w:rFonts w:ascii="宋体" w:hAnsi="宋体"/>
          <w:sz w:val="24"/>
          <w:szCs w:val="24"/>
        </w:rPr>
        <w:t>公司人力资源</w:t>
      </w:r>
      <w:r>
        <w:rPr>
          <w:rFonts w:hint="eastAsia" w:ascii="宋体" w:hAnsi="宋体"/>
          <w:sz w:val="24"/>
          <w:szCs w:val="24"/>
        </w:rPr>
        <w:t>部</w:t>
      </w:r>
      <w:r>
        <w:rPr>
          <w:rFonts w:ascii="宋体" w:hAnsi="宋体"/>
          <w:sz w:val="24"/>
          <w:szCs w:val="24"/>
        </w:rPr>
        <w:t>收集后统一报</w:t>
      </w:r>
      <w:r>
        <w:rPr>
          <w:rFonts w:hint="eastAsia" w:ascii="宋体" w:hAnsi="宋体"/>
          <w:sz w:val="24"/>
          <w:szCs w:val="24"/>
        </w:rPr>
        <w:t>集团</w:t>
      </w:r>
      <w:r>
        <w:rPr>
          <w:rFonts w:ascii="宋体" w:hAnsi="宋体"/>
          <w:sz w:val="24"/>
          <w:szCs w:val="24"/>
        </w:rPr>
        <w:t>领导审批。审批后</w:t>
      </w:r>
      <w:r>
        <w:rPr>
          <w:rFonts w:hint="eastAsia" w:ascii="宋体" w:hAnsi="宋体"/>
          <w:sz w:val="24"/>
          <w:szCs w:val="24"/>
        </w:rPr>
        <w:t>，</w:t>
      </w:r>
      <w:r>
        <w:rPr>
          <w:rFonts w:ascii="宋体" w:hAnsi="宋体"/>
          <w:sz w:val="24"/>
          <w:szCs w:val="24"/>
        </w:rPr>
        <w:t>由人力资源</w:t>
      </w:r>
      <w:r>
        <w:rPr>
          <w:rFonts w:hint="eastAsia" w:ascii="宋体" w:hAnsi="宋体"/>
          <w:sz w:val="24"/>
          <w:szCs w:val="24"/>
        </w:rPr>
        <w:t>中</w:t>
      </w:r>
      <w:r>
        <w:rPr>
          <w:rFonts w:ascii="宋体" w:hAnsi="宋体"/>
          <w:sz w:val="24"/>
          <w:szCs w:val="24"/>
        </w:rPr>
        <w:t>心或子公司</w:t>
      </w:r>
      <w:r>
        <w:rPr>
          <w:rFonts w:hint="eastAsia" w:ascii="宋体" w:hAnsi="宋体"/>
          <w:sz w:val="24"/>
          <w:szCs w:val="24"/>
        </w:rPr>
        <w:t>人</w:t>
      </w:r>
      <w:r>
        <w:rPr>
          <w:rFonts w:ascii="宋体" w:hAnsi="宋体"/>
          <w:sz w:val="24"/>
          <w:szCs w:val="24"/>
        </w:rPr>
        <w:t>力资源部</w:t>
      </w:r>
      <w:r>
        <w:rPr>
          <w:rFonts w:hint="eastAsia" w:ascii="宋体" w:hAnsi="宋体"/>
          <w:sz w:val="24"/>
          <w:szCs w:val="24"/>
        </w:rPr>
        <w:t>通知发</w:t>
      </w:r>
      <w:r>
        <w:rPr>
          <w:rFonts w:ascii="宋体" w:hAnsi="宋体"/>
          <w:sz w:val="24"/>
          <w:szCs w:val="24"/>
        </w:rPr>
        <w:t>放</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集团</w:t>
      </w:r>
      <w:r>
        <w:rPr>
          <w:rFonts w:ascii="宋体" w:hAnsi="宋体"/>
          <w:sz w:val="24"/>
          <w:szCs w:val="24"/>
        </w:rPr>
        <w:t>大会表彰</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公司</w:t>
      </w:r>
      <w:r>
        <w:rPr>
          <w:rFonts w:ascii="宋体" w:hAnsi="宋体"/>
          <w:sz w:val="24"/>
          <w:szCs w:val="24"/>
        </w:rPr>
        <w:t>会不定期召开</w:t>
      </w:r>
      <w:r>
        <w:rPr>
          <w:rFonts w:hint="eastAsia" w:ascii="宋体" w:hAnsi="宋体"/>
          <w:sz w:val="24"/>
          <w:szCs w:val="24"/>
        </w:rPr>
        <w:t>全员</w:t>
      </w:r>
      <w:r>
        <w:rPr>
          <w:rFonts w:ascii="宋体" w:hAnsi="宋体"/>
          <w:sz w:val="24"/>
          <w:szCs w:val="24"/>
        </w:rPr>
        <w:t>参与的</w:t>
      </w:r>
      <w:r>
        <w:rPr>
          <w:rFonts w:hint="eastAsia" w:ascii="宋体" w:hAnsi="宋体"/>
          <w:sz w:val="24"/>
          <w:szCs w:val="24"/>
        </w:rPr>
        <w:t>集团</w:t>
      </w:r>
      <w:r>
        <w:rPr>
          <w:rFonts w:ascii="宋体" w:hAnsi="宋体"/>
          <w:sz w:val="24"/>
          <w:szCs w:val="24"/>
        </w:rPr>
        <w:t>级周年庆或年会</w:t>
      </w:r>
      <w:r>
        <w:rPr>
          <w:rFonts w:hint="eastAsia" w:ascii="宋体" w:hAnsi="宋体"/>
          <w:sz w:val="24"/>
          <w:szCs w:val="24"/>
        </w:rPr>
        <w:t>两种大型</w:t>
      </w:r>
      <w:r>
        <w:rPr>
          <w:rFonts w:ascii="宋体" w:hAnsi="宋体"/>
          <w:sz w:val="24"/>
          <w:szCs w:val="24"/>
        </w:rPr>
        <w:t>会议，</w:t>
      </w:r>
      <w:r>
        <w:rPr>
          <w:rFonts w:hint="eastAsia" w:ascii="宋体" w:hAnsi="宋体"/>
          <w:sz w:val="24"/>
          <w:szCs w:val="24"/>
        </w:rPr>
        <w:t>对于</w:t>
      </w:r>
      <w:r>
        <w:rPr>
          <w:rFonts w:ascii="宋体" w:hAnsi="宋体"/>
          <w:sz w:val="24"/>
          <w:szCs w:val="24"/>
        </w:rPr>
        <w:t>践行光启价值观，在工作中持续表现优秀和价值贡献突出的</w:t>
      </w:r>
      <w:r>
        <w:rPr>
          <w:rFonts w:hint="eastAsia" w:ascii="宋体" w:hAnsi="宋体"/>
          <w:sz w:val="24"/>
          <w:szCs w:val="24"/>
        </w:rPr>
        <w:t>员</w:t>
      </w:r>
      <w:r>
        <w:rPr>
          <w:rFonts w:ascii="宋体" w:hAnsi="宋体"/>
          <w:sz w:val="24"/>
          <w:szCs w:val="24"/>
        </w:rPr>
        <w:t>工和团队</w:t>
      </w:r>
      <w:r>
        <w:rPr>
          <w:rFonts w:hint="eastAsia" w:ascii="宋体" w:hAnsi="宋体"/>
          <w:sz w:val="24"/>
          <w:szCs w:val="24"/>
        </w:rPr>
        <w:t>进行表彰。设有例如</w:t>
      </w:r>
      <w:r>
        <w:rPr>
          <w:rFonts w:ascii="宋体" w:hAnsi="宋体"/>
          <w:sz w:val="24"/>
          <w:szCs w:val="24"/>
        </w:rPr>
        <w:t>三能战士、</w:t>
      </w:r>
      <w:r>
        <w:rPr>
          <w:rFonts w:hint="eastAsia" w:ascii="宋体" w:hAnsi="宋体"/>
          <w:sz w:val="24"/>
          <w:szCs w:val="24"/>
        </w:rPr>
        <w:t>三</w:t>
      </w:r>
      <w:r>
        <w:rPr>
          <w:rFonts w:ascii="宋体" w:hAnsi="宋体"/>
          <w:sz w:val="24"/>
          <w:szCs w:val="24"/>
        </w:rPr>
        <w:t>能班长</w:t>
      </w:r>
      <w:r>
        <w:rPr>
          <w:rFonts w:hint="eastAsia" w:ascii="宋体" w:hAnsi="宋体"/>
          <w:sz w:val="24"/>
          <w:szCs w:val="24"/>
        </w:rPr>
        <w:t>等</w:t>
      </w:r>
      <w:r>
        <w:rPr>
          <w:rFonts w:ascii="宋体" w:hAnsi="宋体"/>
          <w:sz w:val="24"/>
          <w:szCs w:val="24"/>
        </w:rPr>
        <w:t>个人奖项，及</w:t>
      </w:r>
      <w:r>
        <w:rPr>
          <w:rFonts w:hint="eastAsia" w:ascii="宋体" w:hAnsi="宋体"/>
          <w:sz w:val="24"/>
          <w:szCs w:val="24"/>
        </w:rPr>
        <w:t>上甘岭</w:t>
      </w:r>
      <w:r>
        <w:rPr>
          <w:rFonts w:ascii="宋体" w:hAnsi="宋体"/>
          <w:sz w:val="24"/>
          <w:szCs w:val="24"/>
        </w:rPr>
        <w:t>团队、卓越贡献团队等</w:t>
      </w:r>
      <w:r>
        <w:rPr>
          <w:rFonts w:hint="eastAsia" w:ascii="宋体" w:hAnsi="宋体"/>
          <w:sz w:val="24"/>
          <w:szCs w:val="24"/>
        </w:rPr>
        <w:t>团队</w:t>
      </w:r>
      <w:r>
        <w:rPr>
          <w:rFonts w:ascii="宋体" w:hAnsi="宋体"/>
          <w:sz w:val="24"/>
          <w:szCs w:val="24"/>
        </w:rPr>
        <w:t>奖项。</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奖项</w:t>
      </w:r>
      <w:r>
        <w:rPr>
          <w:rFonts w:ascii="宋体" w:hAnsi="宋体"/>
          <w:sz w:val="24"/>
          <w:szCs w:val="24"/>
        </w:rPr>
        <w:t>根据</w:t>
      </w:r>
      <w:r>
        <w:rPr>
          <w:rFonts w:hint="eastAsia" w:ascii="宋体" w:hAnsi="宋体"/>
          <w:sz w:val="24"/>
          <w:szCs w:val="24"/>
        </w:rPr>
        <w:t>当期</w:t>
      </w:r>
      <w:r>
        <w:rPr>
          <w:rFonts w:ascii="宋体" w:hAnsi="宋体"/>
          <w:sz w:val="24"/>
          <w:szCs w:val="24"/>
        </w:rPr>
        <w:t>大会主题及重点工作任务侧重方向</w:t>
      </w:r>
      <w:r>
        <w:rPr>
          <w:rFonts w:hint="eastAsia" w:ascii="宋体" w:hAnsi="宋体"/>
          <w:sz w:val="24"/>
          <w:szCs w:val="24"/>
        </w:rPr>
        <w:t>设置</w:t>
      </w:r>
      <w:r>
        <w:rPr>
          <w:rFonts w:ascii="宋体" w:hAnsi="宋体"/>
          <w:sz w:val="24"/>
          <w:szCs w:val="24"/>
        </w:rPr>
        <w:t>奖项内容及评比标准</w:t>
      </w:r>
      <w:r>
        <w:rPr>
          <w:rFonts w:hint="eastAsia" w:ascii="宋体" w:hAnsi="宋体"/>
          <w:sz w:val="24"/>
          <w:szCs w:val="24"/>
        </w:rPr>
        <w:t>，</w:t>
      </w:r>
      <w:r>
        <w:rPr>
          <w:rFonts w:ascii="宋体" w:hAnsi="宋体"/>
          <w:sz w:val="24"/>
          <w:szCs w:val="24"/>
        </w:rPr>
        <w:t>由人力</w:t>
      </w:r>
      <w:r>
        <w:rPr>
          <w:rFonts w:hint="eastAsia" w:ascii="宋体" w:hAnsi="宋体"/>
          <w:sz w:val="24"/>
          <w:szCs w:val="24"/>
        </w:rPr>
        <w:t>资源中</w:t>
      </w:r>
      <w:r>
        <w:rPr>
          <w:rFonts w:ascii="宋体" w:hAnsi="宋体"/>
          <w:sz w:val="24"/>
          <w:szCs w:val="24"/>
        </w:rPr>
        <w:t>心或</w:t>
      </w:r>
      <w:r>
        <w:rPr>
          <w:rFonts w:hint="eastAsia" w:ascii="宋体" w:hAnsi="宋体"/>
          <w:sz w:val="24"/>
          <w:szCs w:val="24"/>
        </w:rPr>
        <w:t>子</w:t>
      </w:r>
      <w:r>
        <w:rPr>
          <w:rFonts w:ascii="宋体" w:hAnsi="宋体"/>
          <w:sz w:val="24"/>
          <w:szCs w:val="24"/>
        </w:rPr>
        <w:t>公司人</w:t>
      </w:r>
      <w:r>
        <w:rPr>
          <w:rFonts w:hint="eastAsia" w:ascii="宋体" w:hAnsi="宋体"/>
          <w:sz w:val="24"/>
          <w:szCs w:val="24"/>
        </w:rPr>
        <w:t>力</w:t>
      </w:r>
      <w:r>
        <w:rPr>
          <w:rFonts w:ascii="宋体" w:hAnsi="宋体"/>
          <w:sz w:val="24"/>
          <w:szCs w:val="24"/>
        </w:rPr>
        <w:t>资源部组织申报、评选、报批，</w:t>
      </w:r>
      <w:r>
        <w:rPr>
          <w:rFonts w:hint="eastAsia" w:ascii="宋体" w:hAnsi="宋体"/>
          <w:sz w:val="24"/>
          <w:szCs w:val="24"/>
        </w:rPr>
        <w:t>奖励</w:t>
      </w:r>
      <w:r>
        <w:rPr>
          <w:rFonts w:ascii="宋体" w:hAnsi="宋体"/>
          <w:sz w:val="24"/>
          <w:szCs w:val="24"/>
        </w:rPr>
        <w:t>形式可能是</w:t>
      </w:r>
      <w:r>
        <w:rPr>
          <w:rFonts w:hint="eastAsia" w:ascii="宋体" w:hAnsi="宋体"/>
          <w:sz w:val="24"/>
          <w:szCs w:val="24"/>
        </w:rPr>
        <w:t>奖状</w:t>
      </w:r>
      <w:r>
        <w:rPr>
          <w:rFonts w:ascii="宋体" w:hAnsi="宋体"/>
          <w:sz w:val="24"/>
          <w:szCs w:val="24"/>
        </w:rPr>
        <w:t>、奖杯、锦旗、奖品或奖金。</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该类</w:t>
      </w:r>
      <w:r>
        <w:rPr>
          <w:rFonts w:ascii="宋体" w:hAnsi="宋体"/>
          <w:sz w:val="24"/>
          <w:szCs w:val="24"/>
        </w:rPr>
        <w:t>激励在大会的专项立项预算中</w:t>
      </w:r>
      <w:r>
        <w:rPr>
          <w:rFonts w:hint="eastAsia" w:ascii="宋体" w:hAnsi="宋体"/>
          <w:sz w:val="24"/>
          <w:szCs w:val="24"/>
        </w:rPr>
        <w:t>列</w:t>
      </w:r>
      <w:r>
        <w:rPr>
          <w:rFonts w:ascii="宋体" w:hAnsi="宋体"/>
          <w:sz w:val="24"/>
          <w:szCs w:val="24"/>
        </w:rPr>
        <w:t>支。</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子</w:t>
      </w:r>
      <w:r>
        <w:rPr>
          <w:rFonts w:ascii="宋体" w:hAnsi="宋体"/>
          <w:sz w:val="24"/>
          <w:szCs w:val="24"/>
        </w:rPr>
        <w:t>公司</w:t>
      </w:r>
      <w:r>
        <w:rPr>
          <w:rFonts w:hint="eastAsia" w:ascii="宋体" w:hAnsi="宋体"/>
          <w:sz w:val="24"/>
          <w:szCs w:val="24"/>
        </w:rPr>
        <w:t>自行</w:t>
      </w:r>
      <w:r>
        <w:rPr>
          <w:rFonts w:ascii="宋体" w:hAnsi="宋体"/>
          <w:sz w:val="24"/>
          <w:szCs w:val="24"/>
        </w:rPr>
        <w:t>设置的</w:t>
      </w:r>
      <w:r>
        <w:rPr>
          <w:rFonts w:hint="eastAsia" w:ascii="宋体" w:hAnsi="宋体"/>
          <w:sz w:val="24"/>
          <w:szCs w:val="24"/>
        </w:rPr>
        <w:t>激励</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各</w:t>
      </w:r>
      <w:r>
        <w:rPr>
          <w:rFonts w:ascii="宋体" w:hAnsi="宋体"/>
          <w:sz w:val="24"/>
          <w:szCs w:val="24"/>
        </w:rPr>
        <w:t>子公司或基地可根据实际需要，</w:t>
      </w:r>
      <w:r>
        <w:rPr>
          <w:rFonts w:hint="eastAsia" w:ascii="宋体" w:hAnsi="宋体"/>
          <w:sz w:val="24"/>
          <w:szCs w:val="24"/>
        </w:rPr>
        <w:t>可</w:t>
      </w:r>
      <w:r>
        <w:rPr>
          <w:rFonts w:ascii="宋体" w:hAnsi="宋体"/>
          <w:sz w:val="24"/>
          <w:szCs w:val="24"/>
        </w:rPr>
        <w:t>自行设立短期或长期、一次性或周期性的</w:t>
      </w:r>
      <w:r>
        <w:rPr>
          <w:rFonts w:hint="eastAsia" w:ascii="宋体" w:hAnsi="宋体"/>
          <w:sz w:val="24"/>
          <w:szCs w:val="24"/>
        </w:rPr>
        <w:t>以</w:t>
      </w:r>
      <w:r>
        <w:rPr>
          <w:rFonts w:ascii="宋体" w:hAnsi="宋体"/>
          <w:sz w:val="24"/>
          <w:szCs w:val="24"/>
        </w:rPr>
        <w:t>看见</w:t>
      </w:r>
      <w:r>
        <w:rPr>
          <w:rFonts w:hint="eastAsia" w:ascii="宋体" w:hAnsi="宋体"/>
          <w:sz w:val="24"/>
          <w:szCs w:val="24"/>
        </w:rPr>
        <w:t>员</w:t>
      </w:r>
      <w:r>
        <w:rPr>
          <w:rFonts w:ascii="宋体" w:hAnsi="宋体"/>
          <w:sz w:val="24"/>
          <w:szCs w:val="24"/>
        </w:rPr>
        <w:t>工成长、鼓励员工进步为导向</w:t>
      </w:r>
      <w:r>
        <w:rPr>
          <w:rFonts w:hint="eastAsia" w:ascii="宋体" w:hAnsi="宋体"/>
          <w:sz w:val="24"/>
          <w:szCs w:val="24"/>
        </w:rPr>
        <w:t>的</w:t>
      </w:r>
      <w:r>
        <w:rPr>
          <w:rFonts w:ascii="宋体" w:hAnsi="宋体"/>
          <w:sz w:val="24"/>
          <w:szCs w:val="24"/>
        </w:rPr>
        <w:t>激励奖项，</w:t>
      </w:r>
      <w:r>
        <w:rPr>
          <w:rFonts w:hint="eastAsia" w:ascii="宋体" w:hAnsi="宋体"/>
          <w:sz w:val="24"/>
          <w:szCs w:val="24"/>
        </w:rPr>
        <w:t>如合理</w:t>
      </w:r>
      <w:r>
        <w:rPr>
          <w:rFonts w:ascii="宋体" w:hAnsi="宋体"/>
          <w:sz w:val="24"/>
          <w:szCs w:val="24"/>
        </w:rPr>
        <w:t>化建议奖、</w:t>
      </w:r>
      <w:r>
        <w:rPr>
          <w:rFonts w:hint="eastAsia" w:ascii="宋体" w:hAnsi="宋体"/>
          <w:sz w:val="24"/>
          <w:szCs w:val="24"/>
        </w:rPr>
        <w:t>优秀</w:t>
      </w:r>
      <w:r>
        <w:rPr>
          <w:rFonts w:ascii="宋体" w:hAnsi="宋体"/>
          <w:sz w:val="24"/>
          <w:szCs w:val="24"/>
        </w:rPr>
        <w:t>导师奖、</w:t>
      </w:r>
      <w:r>
        <w:rPr>
          <w:rFonts w:hint="eastAsia" w:ascii="宋体" w:hAnsi="宋体"/>
          <w:sz w:val="24"/>
          <w:szCs w:val="24"/>
        </w:rPr>
        <w:t>优秀</w:t>
      </w:r>
      <w:r>
        <w:rPr>
          <w:rFonts w:ascii="宋体" w:hAnsi="宋体"/>
          <w:sz w:val="24"/>
          <w:szCs w:val="24"/>
        </w:rPr>
        <w:t>新人奖、</w:t>
      </w:r>
      <w:r>
        <w:rPr>
          <w:rFonts w:hint="eastAsia" w:ascii="宋体" w:hAnsi="宋体"/>
          <w:sz w:val="24"/>
          <w:szCs w:val="24"/>
        </w:rPr>
        <w:t>改善</w:t>
      </w:r>
      <w:r>
        <w:rPr>
          <w:rFonts w:ascii="宋体" w:hAnsi="宋体"/>
          <w:sz w:val="24"/>
          <w:szCs w:val="24"/>
        </w:rPr>
        <w:t>达人奖、</w:t>
      </w:r>
      <w:r>
        <w:rPr>
          <w:rFonts w:hint="eastAsia" w:ascii="宋体" w:hAnsi="宋体"/>
          <w:sz w:val="24"/>
          <w:szCs w:val="24"/>
        </w:rPr>
        <w:t>最</w:t>
      </w:r>
      <w:r>
        <w:rPr>
          <w:rFonts w:ascii="宋体" w:hAnsi="宋体"/>
          <w:sz w:val="24"/>
          <w:szCs w:val="24"/>
        </w:rPr>
        <w:t>佳进度奖、</w:t>
      </w:r>
      <w:r>
        <w:rPr>
          <w:rFonts w:hint="eastAsia" w:ascii="宋体" w:hAnsi="宋体"/>
          <w:sz w:val="24"/>
          <w:szCs w:val="24"/>
        </w:rPr>
        <w:t>技能</w:t>
      </w:r>
      <w:r>
        <w:rPr>
          <w:rFonts w:ascii="宋体" w:hAnsi="宋体"/>
          <w:sz w:val="24"/>
          <w:szCs w:val="24"/>
        </w:rPr>
        <w:t>进步奖、</w:t>
      </w:r>
      <w:r>
        <w:rPr>
          <w:rFonts w:hint="eastAsia" w:ascii="宋体" w:hAnsi="宋体"/>
          <w:sz w:val="24"/>
          <w:szCs w:val="24"/>
        </w:rPr>
        <w:t>最佳</w:t>
      </w:r>
      <w:r>
        <w:rPr>
          <w:rFonts w:ascii="宋体" w:hAnsi="宋体"/>
          <w:sz w:val="24"/>
          <w:szCs w:val="24"/>
        </w:rPr>
        <w:t>奉献奖、</w:t>
      </w:r>
      <w:r>
        <w:rPr>
          <w:rFonts w:hint="eastAsia" w:ascii="宋体" w:hAnsi="宋体"/>
          <w:sz w:val="24"/>
          <w:szCs w:val="24"/>
        </w:rPr>
        <w:t>优秀</w:t>
      </w:r>
      <w:r>
        <w:rPr>
          <w:rFonts w:ascii="宋体" w:hAnsi="宋体"/>
          <w:sz w:val="24"/>
          <w:szCs w:val="24"/>
        </w:rPr>
        <w:t>部门、</w:t>
      </w:r>
      <w:r>
        <w:rPr>
          <w:rFonts w:hint="eastAsia" w:ascii="宋体" w:hAnsi="宋体"/>
          <w:sz w:val="24"/>
          <w:szCs w:val="24"/>
        </w:rPr>
        <w:t>优秀</w:t>
      </w:r>
      <w:r>
        <w:rPr>
          <w:rFonts w:ascii="宋体" w:hAnsi="宋体"/>
          <w:sz w:val="24"/>
          <w:szCs w:val="24"/>
        </w:rPr>
        <w:t>工段、优秀班组等等，</w:t>
      </w:r>
      <w:r>
        <w:rPr>
          <w:rFonts w:hint="eastAsia" w:ascii="宋体" w:hAnsi="宋体"/>
          <w:sz w:val="24"/>
          <w:szCs w:val="24"/>
        </w:rPr>
        <w:t>形式</w:t>
      </w:r>
      <w:r>
        <w:rPr>
          <w:rFonts w:ascii="宋体" w:hAnsi="宋体"/>
          <w:sz w:val="24"/>
          <w:szCs w:val="24"/>
        </w:rPr>
        <w:t>可以是</w:t>
      </w:r>
      <w:r>
        <w:rPr>
          <w:rFonts w:hint="eastAsia" w:ascii="宋体" w:hAnsi="宋体"/>
          <w:sz w:val="24"/>
          <w:szCs w:val="24"/>
        </w:rPr>
        <w:t>奖状</w:t>
      </w:r>
      <w:r>
        <w:rPr>
          <w:rFonts w:ascii="宋体" w:hAnsi="宋体"/>
          <w:sz w:val="24"/>
          <w:szCs w:val="24"/>
        </w:rPr>
        <w:t>、锦旗、小礼品或小额奖金，</w:t>
      </w:r>
      <w:r>
        <w:rPr>
          <w:rFonts w:hint="eastAsia" w:ascii="宋体" w:hAnsi="宋体"/>
          <w:sz w:val="24"/>
          <w:szCs w:val="24"/>
        </w:rPr>
        <w:t>预算</w:t>
      </w:r>
      <w:r>
        <w:rPr>
          <w:rFonts w:ascii="宋体" w:hAnsi="宋体"/>
          <w:sz w:val="24"/>
          <w:szCs w:val="24"/>
        </w:rPr>
        <w:t>从子公司团建费中列支。</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激励结果</w:t>
      </w:r>
      <w:r>
        <w:rPr>
          <w:rFonts w:ascii="宋体" w:hAnsi="宋体"/>
          <w:sz w:val="24"/>
          <w:szCs w:val="24"/>
        </w:rPr>
        <w:t>应用</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人力资源中心或子公司人力资源部将激励结果记录备案，在员工各类评优、评奖、职级晋升、发放年终奖、选拔干部、人才房分配，以及管理干部评优、评奖、职级晋升、提拔、发放年终奖、人才房分配时将作为优先参考材料之一。</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处罚</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工作与工艺纪律处罚</w:t>
      </w:r>
    </w:p>
    <w:p>
      <w:pPr>
        <w:pStyle w:val="35"/>
        <w:numPr>
          <w:ilvl w:val="255"/>
          <w:numId w:val="0"/>
        </w:numPr>
        <w:spacing w:after="0" w:line="360" w:lineRule="auto"/>
        <w:ind w:firstLine="480" w:firstLineChars="200"/>
        <w:jc w:val="both"/>
        <w:rPr>
          <w:rFonts w:ascii="宋体" w:hAnsi="宋体"/>
          <w:sz w:val="24"/>
          <w:szCs w:val="24"/>
        </w:rPr>
      </w:pPr>
      <w:r>
        <w:rPr>
          <w:rFonts w:hint="eastAsia" w:ascii="宋体" w:hAnsi="宋体"/>
          <w:sz w:val="24"/>
          <w:szCs w:val="24"/>
        </w:rPr>
        <w:t>对于</w:t>
      </w:r>
      <w:r>
        <w:rPr>
          <w:rFonts w:ascii="宋体" w:hAnsi="宋体"/>
          <w:sz w:val="24"/>
          <w:szCs w:val="24"/>
        </w:rPr>
        <w:t>因</w:t>
      </w:r>
      <w:r>
        <w:rPr>
          <w:rFonts w:hint="eastAsia" w:ascii="宋体" w:hAnsi="宋体"/>
          <w:sz w:val="24"/>
          <w:szCs w:val="24"/>
        </w:rPr>
        <w:t>违反公司工作与工艺纪律造成</w:t>
      </w:r>
      <w:r>
        <w:rPr>
          <w:rFonts w:ascii="宋体" w:hAnsi="宋体"/>
          <w:sz w:val="24"/>
          <w:szCs w:val="24"/>
        </w:rPr>
        <w:t>工作贻误或给公司造成</w:t>
      </w:r>
      <w:r>
        <w:rPr>
          <w:rFonts w:hint="eastAsia" w:ascii="宋体" w:hAnsi="宋体"/>
          <w:sz w:val="24"/>
          <w:szCs w:val="24"/>
        </w:rPr>
        <w:t>损失</w:t>
      </w:r>
      <w:r>
        <w:rPr>
          <w:rFonts w:ascii="宋体" w:hAnsi="宋体"/>
          <w:sz w:val="24"/>
          <w:szCs w:val="24"/>
        </w:rPr>
        <w:t>的，可以</w:t>
      </w:r>
      <w:r>
        <w:rPr>
          <w:rFonts w:hint="eastAsia" w:ascii="宋体" w:hAnsi="宋体"/>
          <w:sz w:val="24"/>
          <w:szCs w:val="24"/>
        </w:rPr>
        <w:t>进行</w:t>
      </w:r>
      <w:r>
        <w:rPr>
          <w:rFonts w:ascii="宋体" w:hAnsi="宋体"/>
          <w:sz w:val="24"/>
          <w:szCs w:val="24"/>
        </w:rPr>
        <w:t>工艺纪律处罚，必要时可处以相应金额的罚款，</w:t>
      </w:r>
      <w:r>
        <w:rPr>
          <w:rFonts w:hint="eastAsia" w:ascii="宋体" w:hAnsi="宋体"/>
          <w:sz w:val="24"/>
          <w:szCs w:val="24"/>
        </w:rPr>
        <w:t>具体详见子</w:t>
      </w:r>
      <w:r>
        <w:rPr>
          <w:rFonts w:ascii="宋体" w:hAnsi="宋体"/>
          <w:sz w:val="24"/>
          <w:szCs w:val="24"/>
        </w:rPr>
        <w:t>公司的</w:t>
      </w:r>
      <w:r>
        <w:rPr>
          <w:rFonts w:hint="eastAsia" w:ascii="宋体" w:hAnsi="宋体"/>
          <w:sz w:val="24"/>
          <w:szCs w:val="24"/>
        </w:rPr>
        <w:t>《光启生产基地管理规定》</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纪律处分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基本原则</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实事求是原则。纪律处分要以事实为依据，做到定性准确、处理恰当、程序合规、手续完备，确保对每一位员工的公平、公正。</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及时性原则。发现违背光启核心价值观的行为需坚决打击</w:t>
      </w:r>
      <w:r>
        <w:rPr>
          <w:rFonts w:ascii="宋体" w:hAnsi="宋体"/>
          <w:sz w:val="24"/>
          <w:szCs w:val="24"/>
        </w:rPr>
        <w:t>，及时</w:t>
      </w:r>
      <w:r>
        <w:rPr>
          <w:rFonts w:hint="eastAsia" w:ascii="宋体" w:hAnsi="宋体"/>
          <w:sz w:val="24"/>
          <w:szCs w:val="24"/>
        </w:rPr>
        <w:t>教育、及时处理。</w:t>
      </w:r>
      <w:r>
        <w:rPr>
          <w:rFonts w:ascii="宋体" w:hAnsi="宋体"/>
          <w:sz w:val="24"/>
          <w:szCs w:val="24"/>
        </w:rPr>
        <w:t xml:space="preserve"> </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纪律处分的级别及</w:t>
      </w:r>
      <w:r>
        <w:rPr>
          <w:rFonts w:ascii="宋体" w:hAnsi="宋体"/>
          <w:sz w:val="24"/>
          <w:szCs w:val="24"/>
        </w:rPr>
        <w:t>程序</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根据各类违规违纪行为的性质，光启纪律处分共分四个级别，由低到高依次为：通报</w:t>
      </w:r>
      <w:r>
        <w:rPr>
          <w:rFonts w:ascii="宋体" w:hAnsi="宋体"/>
          <w:sz w:val="24"/>
          <w:szCs w:val="24"/>
        </w:rPr>
        <w:t>批评、</w:t>
      </w:r>
      <w:r>
        <w:rPr>
          <w:rFonts w:hint="eastAsia" w:ascii="宋体" w:hAnsi="宋体"/>
          <w:sz w:val="24"/>
          <w:szCs w:val="24"/>
        </w:rPr>
        <w:t>书面警告、记过、即时辞退。对于管理干部，纪律处分共分五个级别，由低到高依次为通报</w:t>
      </w:r>
      <w:r>
        <w:rPr>
          <w:rFonts w:ascii="宋体" w:hAnsi="宋体"/>
          <w:sz w:val="24"/>
          <w:szCs w:val="24"/>
        </w:rPr>
        <w:t>批评、</w:t>
      </w:r>
      <w:r>
        <w:rPr>
          <w:rFonts w:hint="eastAsia" w:ascii="宋体" w:hAnsi="宋体"/>
          <w:sz w:val="24"/>
          <w:szCs w:val="24"/>
        </w:rPr>
        <w:t>书面警告、记过、记大过、即时辞退。</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对</w:t>
      </w:r>
      <w:r>
        <w:rPr>
          <w:rFonts w:ascii="宋体" w:hAnsi="宋体"/>
          <w:sz w:val="24"/>
          <w:szCs w:val="24"/>
        </w:rPr>
        <w:t>于除</w:t>
      </w:r>
      <w:r>
        <w:rPr>
          <w:rFonts w:hint="eastAsia" w:ascii="宋体" w:hAnsi="宋体"/>
          <w:sz w:val="24"/>
          <w:szCs w:val="24"/>
        </w:rPr>
        <w:t>《光启纪律处分实施细则》</w:t>
      </w:r>
      <w:r>
        <w:rPr>
          <w:rFonts w:ascii="宋体" w:hAnsi="宋体"/>
          <w:sz w:val="24"/>
          <w:szCs w:val="24"/>
        </w:rPr>
        <w:t>所列行为外的情节较轻的违纪行为，部门负责</w:t>
      </w:r>
      <w:r>
        <w:rPr>
          <w:rFonts w:hint="eastAsia" w:ascii="宋体" w:hAnsi="宋体"/>
          <w:sz w:val="24"/>
          <w:szCs w:val="24"/>
        </w:rPr>
        <w:t>人</w:t>
      </w:r>
      <w:r>
        <w:rPr>
          <w:rFonts w:ascii="宋体" w:hAnsi="宋体"/>
          <w:sz w:val="24"/>
          <w:szCs w:val="24"/>
        </w:rPr>
        <w:t>有权对其通报批评，</w:t>
      </w:r>
      <w:r>
        <w:rPr>
          <w:rFonts w:hint="eastAsia" w:ascii="宋体" w:hAnsi="宋体"/>
          <w:sz w:val="24"/>
          <w:szCs w:val="24"/>
        </w:rPr>
        <w:t>由其所在部门负责人起草，人力资源备案。通报</w:t>
      </w:r>
      <w:r>
        <w:rPr>
          <w:rFonts w:ascii="宋体" w:hAnsi="宋体"/>
          <w:sz w:val="24"/>
          <w:szCs w:val="24"/>
        </w:rPr>
        <w:t>批评一次的</w:t>
      </w:r>
      <w:r>
        <w:rPr>
          <w:rFonts w:hint="eastAsia" w:ascii="宋体" w:hAnsi="宋体"/>
          <w:sz w:val="24"/>
          <w:szCs w:val="24"/>
        </w:rPr>
        <w:t>不与</w:t>
      </w:r>
      <w:r>
        <w:rPr>
          <w:rFonts w:ascii="宋体" w:hAnsi="宋体"/>
          <w:sz w:val="24"/>
          <w:szCs w:val="24"/>
        </w:rPr>
        <w:t>绩效考</w:t>
      </w:r>
      <w:r>
        <w:rPr>
          <w:rFonts w:hint="eastAsia" w:ascii="宋体" w:hAnsi="宋体"/>
          <w:sz w:val="24"/>
          <w:szCs w:val="24"/>
        </w:rPr>
        <w:t>核</w:t>
      </w:r>
      <w:r>
        <w:rPr>
          <w:rFonts w:ascii="宋体" w:hAnsi="宋体"/>
          <w:sz w:val="24"/>
          <w:szCs w:val="24"/>
        </w:rPr>
        <w:t>应用挂钩</w:t>
      </w:r>
      <w:r>
        <w:rPr>
          <w:rFonts w:hint="eastAsia" w:ascii="宋体" w:hAnsi="宋体"/>
          <w:sz w:val="24"/>
          <w:szCs w:val="24"/>
        </w:rPr>
        <w:t>。若违纪</w:t>
      </w:r>
      <w:r>
        <w:rPr>
          <w:rFonts w:ascii="宋体" w:hAnsi="宋体"/>
          <w:sz w:val="24"/>
          <w:szCs w:val="24"/>
        </w:rPr>
        <w:t>员工</w:t>
      </w:r>
      <w:r>
        <w:rPr>
          <w:rFonts w:hint="eastAsia" w:ascii="宋体" w:hAnsi="宋体"/>
          <w:sz w:val="24"/>
          <w:szCs w:val="24"/>
        </w:rPr>
        <w:t>连续</w:t>
      </w:r>
      <w:r>
        <w:rPr>
          <w:rFonts w:ascii="宋体" w:hAnsi="宋体"/>
          <w:sz w:val="24"/>
          <w:szCs w:val="24"/>
        </w:rPr>
        <w:t>两次被通报批评的，</w:t>
      </w:r>
      <w:r>
        <w:rPr>
          <w:rFonts w:hint="eastAsia" w:ascii="宋体" w:hAnsi="宋体"/>
          <w:sz w:val="24"/>
          <w:szCs w:val="24"/>
        </w:rPr>
        <w:t>升级为书面警告处分。</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书面警告、记过、记大过（此档适用于管理干部）</w:t>
      </w:r>
    </w:p>
    <w:p>
      <w:pPr>
        <w:pStyle w:val="35"/>
        <w:spacing w:after="0" w:line="360" w:lineRule="auto"/>
        <w:ind w:left="846"/>
        <w:jc w:val="both"/>
        <w:rPr>
          <w:rFonts w:ascii="宋体" w:hAnsi="宋体"/>
          <w:sz w:val="24"/>
          <w:szCs w:val="24"/>
        </w:rPr>
      </w:pPr>
      <w:r>
        <w:rPr>
          <w:rFonts w:hint="eastAsia" w:ascii="宋体" w:hAnsi="宋体"/>
          <w:sz w:val="24"/>
          <w:szCs w:val="24"/>
        </w:rPr>
        <w:t>视情节轻重，可处以书面警告或记过的处分，辅以业务范围内或公司范围内的通报。书面</w:t>
      </w:r>
      <w:r>
        <w:rPr>
          <w:rFonts w:ascii="宋体" w:hAnsi="宋体"/>
          <w:sz w:val="24"/>
          <w:szCs w:val="24"/>
        </w:rPr>
        <w:t>警告或记过处分由人力资源中心或子公司人力资源部向违纪员工出具书面文件。</w:t>
      </w:r>
      <w:r>
        <w:rPr>
          <w:rFonts w:hint="eastAsia" w:ascii="宋体" w:hAnsi="宋体"/>
          <w:sz w:val="24"/>
          <w:szCs w:val="24"/>
        </w:rPr>
        <w:t>若违纪</w:t>
      </w:r>
      <w:r>
        <w:rPr>
          <w:rFonts w:ascii="宋体" w:hAnsi="宋体"/>
          <w:sz w:val="24"/>
          <w:szCs w:val="24"/>
        </w:rPr>
        <w:t>员工</w:t>
      </w:r>
      <w:r>
        <w:rPr>
          <w:rFonts w:hint="eastAsia" w:ascii="宋体" w:hAnsi="宋体"/>
          <w:sz w:val="24"/>
          <w:szCs w:val="24"/>
        </w:rPr>
        <w:t>连续</w:t>
      </w:r>
      <w:r>
        <w:rPr>
          <w:rFonts w:ascii="宋体" w:hAnsi="宋体"/>
          <w:sz w:val="24"/>
          <w:szCs w:val="24"/>
        </w:rPr>
        <w:t>两次被书面警告的，升级为记过；</w:t>
      </w:r>
      <w:r>
        <w:rPr>
          <w:rFonts w:hint="eastAsia" w:ascii="宋体" w:hAnsi="宋体"/>
          <w:sz w:val="24"/>
          <w:szCs w:val="24"/>
        </w:rPr>
        <w:t>连续</w:t>
      </w:r>
      <w:r>
        <w:rPr>
          <w:rFonts w:ascii="宋体" w:hAnsi="宋体"/>
          <w:sz w:val="24"/>
          <w:szCs w:val="24"/>
        </w:rPr>
        <w:t>两次被记过或记大过的，升级为即时辞退。</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即时辞退</w:t>
      </w:r>
    </w:p>
    <w:p>
      <w:pPr>
        <w:pStyle w:val="35"/>
        <w:spacing w:after="0" w:line="360" w:lineRule="auto"/>
        <w:ind w:left="846"/>
        <w:jc w:val="both"/>
        <w:rPr>
          <w:rFonts w:ascii="宋体" w:hAnsi="宋体"/>
          <w:sz w:val="24"/>
          <w:szCs w:val="24"/>
        </w:rPr>
      </w:pPr>
      <w:r>
        <w:rPr>
          <w:rFonts w:hint="eastAsia" w:ascii="宋体" w:hAnsi="宋体"/>
          <w:sz w:val="24"/>
          <w:szCs w:val="24"/>
        </w:rPr>
        <w:t>根据《光启纪律处分实施细则》（附录A，以下简称“《细则》”）</w:t>
      </w:r>
      <w:r>
        <w:rPr>
          <w:rFonts w:ascii="宋体" w:hAnsi="宋体"/>
          <w:sz w:val="24"/>
          <w:szCs w:val="24"/>
        </w:rPr>
        <w:t>的约定，属于</w:t>
      </w:r>
      <w:r>
        <w:rPr>
          <w:rFonts w:hint="eastAsia" w:ascii="宋体" w:hAnsi="宋体"/>
          <w:sz w:val="24"/>
          <w:szCs w:val="24"/>
        </w:rPr>
        <w:t>严重违反光启规章制度，损害光启利益，存在严重管理失职，给光启造成较大损失或恶劣影响的，该等</w:t>
      </w:r>
      <w:r>
        <w:rPr>
          <w:rFonts w:ascii="宋体" w:hAnsi="宋体"/>
          <w:sz w:val="24"/>
          <w:szCs w:val="24"/>
        </w:rPr>
        <w:t>情况</w:t>
      </w:r>
      <w:r>
        <w:rPr>
          <w:rFonts w:hint="eastAsia" w:ascii="宋体" w:hAnsi="宋体"/>
          <w:sz w:val="24"/>
          <w:szCs w:val="24"/>
        </w:rPr>
        <w:t>可予以即时辞退，公司保留追究法律责任的权利，必要时可移交公安机关。即时辞退由</w:t>
      </w:r>
      <w:r>
        <w:rPr>
          <w:rFonts w:ascii="宋体" w:hAnsi="宋体"/>
          <w:sz w:val="24"/>
          <w:szCs w:val="24"/>
        </w:rPr>
        <w:t>人力资源中心或子公司人力资源部向违纪员工出具书面文件</w:t>
      </w:r>
      <w:r>
        <w:rPr>
          <w:rFonts w:hint="eastAsia" w:ascii="宋体" w:hAnsi="宋体"/>
          <w:sz w:val="24"/>
          <w:szCs w:val="24"/>
        </w:rPr>
        <w:t>。</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确认依据和实施标准</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凡是违反光启或各部门制定的规章制度的行为，应视其情节轻重给予公正的纪律处分。常见违纪行为的处分标准详见《细则》，《细则》与光启各类规章制度及光启各部门制定的各类规章制度互为补充。若违纪行为在相应制度中已有明确的处分标准，则优先按该制度中的规定执行。如在《细则》和其他相应制度中均无明确规定，可根据具体情况，结合光启价值观给予纪律处分。</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根据员工违规违纪情节的等级，实施纪律处分时可根据实际情况从轻或从重处理。</w:t>
      </w:r>
    </w:p>
    <w:p>
      <w:pPr>
        <w:pStyle w:val="35"/>
        <w:numPr>
          <w:ilvl w:val="3"/>
          <w:numId w:val="1"/>
        </w:numPr>
        <w:spacing w:after="0" w:line="360" w:lineRule="auto"/>
        <w:jc w:val="both"/>
        <w:rPr>
          <w:rFonts w:ascii="宋体" w:hAnsi="宋体"/>
          <w:sz w:val="24"/>
          <w:szCs w:val="24"/>
        </w:rPr>
      </w:pPr>
      <w:r>
        <w:rPr>
          <w:rFonts w:hint="eastAsia" w:ascii="宋体" w:hAnsi="宋体"/>
          <w:sz w:val="24"/>
          <w:szCs w:val="24"/>
        </w:rPr>
        <w:t>对于有下列情形之一的，可从轻处分：</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主动坦陈违规违纪行为的；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调查期间主动反映光启所不掌握的违规违纪情况的；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主动反映更大范围的违规违纪行为，经调查属实的；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主动赔偿光启经济损失的；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主动采取措施有效避免或者挽回损失的，或者有效阻止危害结果发生的；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其他可以从轻或减轻处分的情节。</w:t>
      </w:r>
    </w:p>
    <w:p>
      <w:pPr>
        <w:pStyle w:val="35"/>
        <w:numPr>
          <w:ilvl w:val="3"/>
          <w:numId w:val="1"/>
        </w:numPr>
        <w:spacing w:after="0" w:line="360" w:lineRule="auto"/>
        <w:jc w:val="both"/>
        <w:rPr>
          <w:rFonts w:ascii="宋体" w:hAnsi="宋体"/>
          <w:sz w:val="24"/>
          <w:szCs w:val="24"/>
        </w:rPr>
      </w:pPr>
      <w:r>
        <w:rPr>
          <w:rFonts w:hint="eastAsia" w:ascii="宋体" w:hAnsi="宋体"/>
          <w:sz w:val="24"/>
          <w:szCs w:val="24"/>
        </w:rPr>
        <w:t>有下列情形之一的，可加重处分：</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销毁证据，做假证，欺骗调查人员的；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不能主动坦陈违规违纪行为，或者回避责任、态度不端正的；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在共同违规违纪行为中起主要作用的；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带动他人违规违纪的；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阻碍或不配合调查过程的；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提出申诉但申诉内容或依据不属实的；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对涉及调查的人员有不利行为的；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多次发生违规违纪行为的；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拒绝退缴违规违纪所得的；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其他可以从重或加重处分的情节。</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员工违规违纪情节严重，达到即时辞退等级的，不论情形如何，不作从轻处理。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处分结果应用</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因违纪被处以书面警告或记过处分时，该违纪人发生周期内的半年度绩效考核结果为B-</w:t>
      </w:r>
      <w:r>
        <w:rPr>
          <w:rFonts w:ascii="宋体" w:hAnsi="宋体"/>
          <w:sz w:val="24"/>
          <w:szCs w:val="24"/>
        </w:rPr>
        <w:t>或</w:t>
      </w:r>
      <w:r>
        <w:rPr>
          <w:rFonts w:hint="eastAsia" w:ascii="宋体" w:hAnsi="宋体"/>
          <w:sz w:val="24"/>
          <w:szCs w:val="24"/>
        </w:rPr>
        <w:t>C。</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因违纪被处以即时辞退处分时，该违纪人违纪发生周期内半年度绩效考核结果为D，尚未发放</w:t>
      </w:r>
      <w:r>
        <w:rPr>
          <w:rFonts w:ascii="宋体" w:hAnsi="宋体"/>
          <w:sz w:val="24"/>
          <w:szCs w:val="24"/>
        </w:rPr>
        <w:t>的所有奖金</w:t>
      </w:r>
      <w:r>
        <w:rPr>
          <w:rFonts w:hint="eastAsia" w:ascii="宋体" w:hAnsi="宋体"/>
          <w:sz w:val="24"/>
          <w:szCs w:val="24"/>
        </w:rPr>
        <w:t>（</w:t>
      </w:r>
      <w:r>
        <w:rPr>
          <w:rFonts w:ascii="宋体" w:hAnsi="宋体"/>
          <w:sz w:val="24"/>
          <w:szCs w:val="24"/>
        </w:rPr>
        <w:t>如有）</w:t>
      </w:r>
      <w:r>
        <w:rPr>
          <w:rFonts w:hint="eastAsia" w:ascii="宋体" w:hAnsi="宋体"/>
          <w:sz w:val="24"/>
          <w:szCs w:val="24"/>
        </w:rPr>
        <w:t>（含</w:t>
      </w:r>
      <w:r>
        <w:rPr>
          <w:rFonts w:ascii="宋体" w:hAnsi="宋体"/>
          <w:sz w:val="24"/>
          <w:szCs w:val="24"/>
        </w:rPr>
        <w:t>项目奖、专利奖、年终奖</w:t>
      </w:r>
      <w:r>
        <w:rPr>
          <w:rFonts w:hint="eastAsia" w:ascii="宋体" w:hAnsi="宋体"/>
          <w:sz w:val="24"/>
          <w:szCs w:val="24"/>
        </w:rPr>
        <w:t>等）全部</w:t>
      </w:r>
      <w:r>
        <w:rPr>
          <w:rFonts w:ascii="宋体" w:hAnsi="宋体"/>
          <w:sz w:val="24"/>
          <w:szCs w:val="24"/>
        </w:rPr>
        <w:t>自动取消</w:t>
      </w:r>
      <w:r>
        <w:rPr>
          <w:rFonts w:hint="eastAsia" w:ascii="宋体" w:hAnsi="宋体"/>
          <w:sz w:val="24"/>
          <w:szCs w:val="24"/>
        </w:rPr>
        <w:t>，</w:t>
      </w:r>
      <w:r>
        <w:rPr>
          <w:rFonts w:ascii="宋体" w:hAnsi="宋体"/>
          <w:sz w:val="24"/>
          <w:szCs w:val="24"/>
        </w:rPr>
        <w:t>不予发放</w:t>
      </w:r>
      <w:r>
        <w:rPr>
          <w:rFonts w:hint="eastAsia" w:ascii="宋体" w:hAnsi="宋体"/>
          <w:sz w:val="24"/>
          <w:szCs w:val="24"/>
        </w:rPr>
        <w:t>。如违纪人已经入住公司人才福利房的，需于接到处分通知书后3个自然日内从公司分配的人才房搬离。</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违纪人给光启造成或可能造成经济损失的，光启有权暂停发放违纪人的工资、奖金等一切费用（包括但不限于工资、奖金、补贴、股票等），直至公司内审部门调查完毕。调查完毕后，光启将根据调查结果，从暂停发放的相关费用中扣除违纪人给光启造成的损失赔偿额，不足部分违纪人应主动补足，剩余</w:t>
      </w:r>
      <w:r>
        <w:rPr>
          <w:rFonts w:ascii="宋体" w:hAnsi="宋体"/>
          <w:sz w:val="24"/>
          <w:szCs w:val="24"/>
        </w:rPr>
        <w:t>金额</w:t>
      </w:r>
      <w:r>
        <w:rPr>
          <w:rFonts w:hint="eastAsia" w:ascii="宋体" w:hAnsi="宋体"/>
          <w:sz w:val="24"/>
          <w:szCs w:val="24"/>
        </w:rPr>
        <w:t>光启将发放给违纪人。同时，光启保留追究违纪人法律及经济赔偿的权利。</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人力资源中心或子公司人力资源部将处分结果记入档案，在员工各类评优、评奖、调薪、发放年终奖、选拔干部、人才房分配，以及管理干部评优、评奖、晋升、提拔、调薪、发放年终奖、人才房分配时将作为参考材料之一。</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无合理</w:t>
      </w:r>
      <w:r>
        <w:rPr>
          <w:rFonts w:ascii="宋体" w:hAnsi="宋体"/>
          <w:sz w:val="24"/>
          <w:szCs w:val="24"/>
        </w:rPr>
        <w:t>理由但责任人拒绝签署</w:t>
      </w:r>
      <w:r>
        <w:rPr>
          <w:rFonts w:hint="eastAsia" w:ascii="宋体" w:hAnsi="宋体"/>
          <w:sz w:val="24"/>
          <w:szCs w:val="24"/>
        </w:rPr>
        <w:t>公司</w:t>
      </w:r>
      <w:r>
        <w:rPr>
          <w:rFonts w:ascii="宋体" w:hAnsi="宋体"/>
          <w:sz w:val="24"/>
          <w:szCs w:val="24"/>
        </w:rPr>
        <w:t>的纪律处罚文件的，</w:t>
      </w:r>
      <w:r>
        <w:rPr>
          <w:rFonts w:hint="eastAsia" w:ascii="宋体" w:hAnsi="宋体"/>
          <w:sz w:val="24"/>
          <w:szCs w:val="24"/>
        </w:rPr>
        <w:t>取消</w:t>
      </w:r>
      <w:r>
        <w:rPr>
          <w:rFonts w:ascii="宋体" w:hAnsi="宋体"/>
          <w:sz w:val="24"/>
          <w:szCs w:val="24"/>
        </w:rPr>
        <w:t>奖金、</w:t>
      </w:r>
      <w:r>
        <w:rPr>
          <w:rFonts w:hint="eastAsia" w:ascii="宋体" w:hAnsi="宋体"/>
          <w:sz w:val="24"/>
          <w:szCs w:val="24"/>
        </w:rPr>
        <w:t>津贴</w:t>
      </w:r>
      <w:r>
        <w:rPr>
          <w:rFonts w:ascii="宋体" w:hAnsi="宋体"/>
          <w:sz w:val="24"/>
          <w:szCs w:val="24"/>
        </w:rPr>
        <w:t>、调薪、晋级</w:t>
      </w:r>
      <w:r>
        <w:rPr>
          <w:rFonts w:hint="eastAsia" w:ascii="宋体" w:hAnsi="宋体"/>
          <w:sz w:val="24"/>
          <w:szCs w:val="24"/>
        </w:rPr>
        <w:t>等</w:t>
      </w:r>
      <w:r>
        <w:rPr>
          <w:rFonts w:ascii="宋体" w:hAnsi="宋体"/>
          <w:sz w:val="24"/>
          <w:szCs w:val="24"/>
        </w:rPr>
        <w:t>各项福利待遇。</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管理干部的管理责任</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对于管理干部(指带团队并有审批权限的人)所管理团队中发生违规违纪行为，且管理干部本人并没有违规违纪行为的，原则上向上追责一级，直接领导所属周期内的半年度绩效考核结果降一级。</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管理干部有以下情况的，免除</w:t>
      </w:r>
      <w:r>
        <w:rPr>
          <w:rFonts w:ascii="宋体" w:hAnsi="宋体"/>
          <w:sz w:val="24"/>
          <w:szCs w:val="24"/>
        </w:rPr>
        <w:t>8.4.1</w:t>
      </w:r>
      <w:r>
        <w:rPr>
          <w:rFonts w:hint="eastAsia" w:ascii="宋体" w:hAnsi="宋体"/>
          <w:sz w:val="24"/>
          <w:szCs w:val="24"/>
        </w:rPr>
        <w:t>的追责：</w:t>
      </w:r>
    </w:p>
    <w:p>
      <w:pPr>
        <w:numPr>
          <w:ilvl w:val="0"/>
          <w:numId w:val="5"/>
        </w:numPr>
        <w:spacing w:after="0" w:line="360" w:lineRule="auto"/>
        <w:ind w:left="902"/>
        <w:jc w:val="both"/>
        <w:rPr>
          <w:rFonts w:ascii="宋体" w:hAnsi="宋体"/>
          <w:sz w:val="24"/>
          <w:szCs w:val="24"/>
        </w:rPr>
      </w:pPr>
      <w:r>
        <w:rPr>
          <w:rFonts w:hint="eastAsia" w:ascii="宋体" w:hAnsi="宋体"/>
          <w:sz w:val="24"/>
          <w:szCs w:val="24"/>
        </w:rPr>
        <w:t>管理干部及时上报领导并阻止问题进一步扩大的，免除追究管理干部的管理责任。</w:t>
      </w:r>
    </w:p>
    <w:p>
      <w:pPr>
        <w:numPr>
          <w:ilvl w:val="0"/>
          <w:numId w:val="5"/>
        </w:numPr>
        <w:spacing w:after="0" w:line="360" w:lineRule="auto"/>
        <w:ind w:left="987"/>
        <w:jc w:val="both"/>
        <w:rPr>
          <w:rFonts w:ascii="宋体" w:hAnsi="宋体"/>
          <w:sz w:val="24"/>
          <w:szCs w:val="24"/>
        </w:rPr>
      </w:pPr>
      <w:r>
        <w:rPr>
          <w:rFonts w:hint="eastAsia" w:ascii="宋体" w:hAnsi="宋体"/>
          <w:sz w:val="24"/>
          <w:szCs w:val="24"/>
        </w:rPr>
        <w:t>由分管总裁发现或内审部发现，管理干部积极配合调查处理，</w:t>
      </w:r>
      <w:r>
        <w:rPr>
          <w:rFonts w:ascii="宋体" w:hAnsi="宋体"/>
          <w:sz w:val="24"/>
          <w:szCs w:val="24"/>
        </w:rPr>
        <w:t>进行</w:t>
      </w:r>
      <w:r>
        <w:rPr>
          <w:rFonts w:hint="eastAsia" w:ascii="宋体" w:hAnsi="宋体"/>
          <w:sz w:val="24"/>
          <w:szCs w:val="24"/>
        </w:rPr>
        <w:t>追损的，视情节轻重和挽回的损失，经集团领导批准，可以免除追究管理干部的管理责任，但管理</w:t>
      </w:r>
      <w:r>
        <w:rPr>
          <w:rFonts w:ascii="宋体" w:hAnsi="宋体"/>
          <w:sz w:val="24"/>
          <w:szCs w:val="24"/>
        </w:rPr>
        <w:t>干部</w:t>
      </w:r>
      <w:r>
        <w:rPr>
          <w:rFonts w:hint="eastAsia" w:ascii="宋体" w:hAnsi="宋体"/>
          <w:sz w:val="24"/>
          <w:szCs w:val="24"/>
        </w:rPr>
        <w:t>需针对此类问题在组织、用人、制度方面提交改进计划。</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管理干部有以下情况的，除按照</w:t>
      </w:r>
      <w:r>
        <w:rPr>
          <w:rFonts w:ascii="宋体" w:hAnsi="宋体"/>
          <w:sz w:val="24"/>
          <w:szCs w:val="24"/>
        </w:rPr>
        <w:t>8.4.1</w:t>
      </w:r>
      <w:r>
        <w:rPr>
          <w:rFonts w:hint="eastAsia" w:ascii="宋体" w:hAnsi="宋体"/>
          <w:sz w:val="24"/>
          <w:szCs w:val="24"/>
        </w:rPr>
        <w:t>追究管理责任外，还需增加处理力度：</w:t>
      </w:r>
    </w:p>
    <w:p>
      <w:pPr>
        <w:pStyle w:val="35"/>
        <w:spacing w:after="0" w:line="360" w:lineRule="auto"/>
        <w:ind w:left="0"/>
        <w:jc w:val="both"/>
        <w:rPr>
          <w:rFonts w:ascii="宋体" w:hAnsi="宋体"/>
          <w:sz w:val="24"/>
          <w:szCs w:val="24"/>
        </w:rPr>
      </w:pPr>
      <w:r>
        <w:rPr>
          <w:rFonts w:hint="eastAsia" w:ascii="宋体" w:hAnsi="宋体"/>
          <w:sz w:val="24"/>
          <w:szCs w:val="24"/>
        </w:rPr>
        <w:t>分管总裁或内审部发现问题，但管理干部拒不配合，如回避或阻碍调查及取证工作，不提供线索或知情人等消极行为，无论员工违纪情况，对该管理干部给予书面警告处分。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处理程序</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如果员工的违纪行为不涉及财、物的，经人力资源中心或子公司人力资源部调查核实后，直接出书面警告或记过处分的《纪律处分通知书》（附录C），违纪人须签收书面通知，人力资源中心或子公司人力资源部将处理结果备案。</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如果员工的违规违纪行为涉及财、</w:t>
      </w:r>
      <w:r>
        <w:rPr>
          <w:rFonts w:ascii="宋体" w:hAnsi="宋体"/>
          <w:sz w:val="24"/>
          <w:szCs w:val="24"/>
        </w:rPr>
        <w:t>物的</w:t>
      </w:r>
      <w:r>
        <w:rPr>
          <w:rFonts w:hint="eastAsia" w:ascii="宋体" w:hAnsi="宋体"/>
          <w:sz w:val="24"/>
          <w:szCs w:val="24"/>
        </w:rPr>
        <w:t>，经初步核实，认定违规违纪现象较为复杂、严重，或涉及较大赔偿金额的（造成经济损失在3万元及以上的），由内审部负责立案调查，法务中心或</w:t>
      </w:r>
      <w:r>
        <w:rPr>
          <w:rFonts w:ascii="宋体" w:hAnsi="宋体"/>
          <w:sz w:val="24"/>
          <w:szCs w:val="24"/>
        </w:rPr>
        <w:t>子公司法务部</w:t>
      </w:r>
      <w:r>
        <w:rPr>
          <w:rFonts w:hint="eastAsia" w:ascii="宋体" w:hAnsi="宋体"/>
          <w:sz w:val="24"/>
          <w:szCs w:val="24"/>
        </w:rPr>
        <w:t>、财务</w:t>
      </w:r>
      <w:r>
        <w:rPr>
          <w:rFonts w:ascii="宋体" w:hAnsi="宋体"/>
          <w:sz w:val="24"/>
          <w:szCs w:val="24"/>
        </w:rPr>
        <w:t>中心或子公司</w:t>
      </w:r>
      <w:r>
        <w:rPr>
          <w:rFonts w:hint="eastAsia" w:ascii="宋体" w:hAnsi="宋体"/>
          <w:sz w:val="24"/>
          <w:szCs w:val="24"/>
        </w:rPr>
        <w:t>财务部、人力资源中心或子公司人力资源部负责协助其调查。</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内审部须于两周内完成立案的调查取证，并输出调查报告、提出处理意见，报集团总裁审批。人力资源中心或子公司人力资源部根据审批结果，出记过处分或即时辞退处分的《纪律处分通知书》（附录C），违纪人须签收书面通知，人力资源中心或子公司人力资源部将处理结果备案，并在OA上全公司范围内通报。对于性质严重或影响面较广的典型事件，可视情况报请集团领导批示发文或组织学习、讨论，并落实管理整改。</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如被调查对象为管理干部，在调查期间可暂停其职务及管理权限至调查结束，并根据调查结果由集团领导决定是否恢复其职务和相应管理权限。</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内审部对涉及管理改善的问题，提交整改建议给相关部门，相关部门必须立即进行整改。涉及人员调整和处理的，由人力资源中心或子公司人力资源部处理；涉及管理干部或者影响面较大，应上报集团领导商定处理方案</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对于触及国家法律法规的行为，结合实际情况由法务中心进行报案处理。</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附录</w:t>
      </w:r>
    </w:p>
    <w:p>
      <w:pPr>
        <w:widowControl w:val="0"/>
        <w:spacing w:after="0" w:line="360" w:lineRule="auto"/>
        <w:ind w:firstLine="480" w:firstLineChars="200"/>
        <w:jc w:val="both"/>
        <w:rPr>
          <w:rFonts w:ascii="宋体" w:hAnsi="宋体"/>
          <w:sz w:val="24"/>
          <w:szCs w:val="24"/>
        </w:rPr>
      </w:pPr>
      <w:r>
        <w:rPr>
          <w:rFonts w:hint="eastAsia" w:ascii="宋体" w:hAnsi="宋体"/>
          <w:sz w:val="24"/>
          <w:szCs w:val="24"/>
        </w:rPr>
        <w:t>本规定由人力资源中心或子公司人力资源部负责解释和修订，自发布之日起生效。</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附录A《光启纪律处分实施细则》</w:t>
      </w:r>
    </w:p>
    <w:p>
      <w:pPr>
        <w:pageBreakBefore/>
        <w:spacing w:after="0" w:line="300" w:lineRule="auto"/>
        <w:jc w:val="both"/>
        <w:rPr>
          <w:rFonts w:ascii="宋体" w:hAnsi="宋体"/>
          <w:sz w:val="24"/>
          <w:szCs w:val="24"/>
        </w:rPr>
      </w:pPr>
      <w:r>
        <w:rPr>
          <w:rFonts w:hint="eastAsia" w:ascii="宋体" w:hAnsi="宋体"/>
          <w:sz w:val="24"/>
          <w:szCs w:val="24"/>
        </w:rPr>
        <w:t>附录A：</w:t>
      </w:r>
    </w:p>
    <w:p>
      <w:pPr>
        <w:autoSpaceDE w:val="0"/>
        <w:autoSpaceDN w:val="0"/>
        <w:adjustRightInd w:val="0"/>
        <w:spacing w:after="0" w:line="360" w:lineRule="auto"/>
        <w:jc w:val="center"/>
        <w:rPr>
          <w:rFonts w:ascii="宋体" w:hAnsi="宋体"/>
          <w:b/>
          <w:sz w:val="30"/>
          <w:szCs w:val="30"/>
        </w:rPr>
      </w:pPr>
      <w:bookmarkStart w:id="0" w:name="OLE_LINK10"/>
      <w:r>
        <w:rPr>
          <w:rFonts w:hint="eastAsia" w:ascii="宋体" w:hAnsi="宋体"/>
          <w:b/>
          <w:sz w:val="30"/>
          <w:szCs w:val="30"/>
        </w:rPr>
        <w:t>光启纪律处分实施细则</w:t>
      </w:r>
    </w:p>
    <w:p>
      <w:pPr>
        <w:autoSpaceDE w:val="0"/>
        <w:autoSpaceDN w:val="0"/>
        <w:adjustRightInd w:val="0"/>
        <w:spacing w:after="0" w:line="360" w:lineRule="auto"/>
        <w:ind w:firstLine="480" w:firstLineChars="200"/>
        <w:rPr>
          <w:rFonts w:ascii="宋体" w:hAnsi="宋体"/>
          <w:sz w:val="21"/>
          <w:szCs w:val="21"/>
        </w:rPr>
      </w:pPr>
      <w:r>
        <w:rPr>
          <w:rFonts w:hint="eastAsia" w:ascii="宋体" w:hAnsi="宋体" w:cs="宋体"/>
          <w:sz w:val="24"/>
          <w:szCs w:val="24"/>
        </w:rPr>
        <w:t>本细则适用范围包含但不限于以下行为。如违纪行为在光启相关制度中已有明确的处分标准，则优先按制度中的规定执行。如在本细则和其他相应制度中均无明确规定，可根据具体情况，结合光启企业文化和价值观给予纪律处分。</w:t>
      </w:r>
      <w:bookmarkEnd w:id="0"/>
    </w:p>
    <w:p>
      <w:pPr>
        <w:pStyle w:val="35"/>
        <w:numPr>
          <w:ilvl w:val="0"/>
          <w:numId w:val="7"/>
        </w:numPr>
        <w:spacing w:after="0" w:line="360" w:lineRule="auto"/>
        <w:jc w:val="both"/>
        <w:rPr>
          <w:rFonts w:ascii="宋体" w:hAnsi="宋体"/>
          <w:sz w:val="24"/>
          <w:szCs w:val="24"/>
        </w:rPr>
      </w:pPr>
      <w:r>
        <w:rPr>
          <w:rFonts w:hint="eastAsia" w:ascii="宋体" w:hAnsi="宋体"/>
          <w:b/>
          <w:sz w:val="24"/>
          <w:szCs w:val="24"/>
        </w:rPr>
        <w:t>即时辞退</w:t>
      </w:r>
      <w:r>
        <w:rPr>
          <w:rFonts w:hint="eastAsia" w:ascii="宋体" w:hAnsi="宋体"/>
          <w:sz w:val="24"/>
          <w:szCs w:val="24"/>
        </w:rPr>
        <w:t>：员工和管理干部如有以下违纪、违规行为，视为严重违反公司规章制度的行为，将处以记大过（针对管理干部）或即时辞退（针对员工和管理干部）处分</w:t>
      </w:r>
    </w:p>
    <w:tbl>
      <w:tblPr>
        <w:tblStyle w:val="13"/>
        <w:tblpPr w:leftFromText="180" w:rightFromText="180" w:vertAnchor="text" w:horzAnchor="margin" w:tblpXSpec="center" w:tblpY="12"/>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9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9214"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涉嫌触犯</w:t>
            </w:r>
            <w:r>
              <w:rPr>
                <w:rFonts w:ascii="宋体" w:hAnsi="宋体" w:cs="宋体"/>
                <w:color w:val="000000"/>
                <w:sz w:val="21"/>
                <w:szCs w:val="21"/>
              </w:rPr>
              <w:t>相关法律法规，需要</w:t>
            </w:r>
            <w:r>
              <w:rPr>
                <w:rFonts w:hint="eastAsia" w:ascii="宋体" w:hAnsi="宋体" w:cs="宋体"/>
                <w:color w:val="000000"/>
                <w:sz w:val="21"/>
                <w:szCs w:val="21"/>
              </w:rPr>
              <w:t>被依法追究行政</w:t>
            </w:r>
            <w:r>
              <w:rPr>
                <w:rFonts w:ascii="宋体" w:hAnsi="宋体" w:cs="宋体"/>
                <w:color w:val="000000"/>
                <w:sz w:val="21"/>
                <w:szCs w:val="21"/>
              </w:rPr>
              <w:t>、</w:t>
            </w:r>
            <w:r>
              <w:rPr>
                <w:rFonts w:hint="eastAsia" w:ascii="宋体" w:hAnsi="宋体" w:cs="宋体"/>
                <w:color w:val="000000"/>
                <w:sz w:val="21"/>
                <w:szCs w:val="21"/>
              </w:rPr>
              <w:t>民事、刑事责任的</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任何触犯国家法律法规的行为、被依法追究民事、刑事责任的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利用光启资源从事国家法律、法规所禁止的各项活动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存在任何违反合同、侵权及其他民事责任的给公司造成损失的（包含有形、无形）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诬陷诬告、造谣诽谤、恶意中伤、毁人名誉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员工本人或家属在光启内外聚众闹事、无理取闹、攻击他人、群殴，影响工作秩序或社会秩序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以任何形式恐吓、威胁、殴打、强迫同事和各级管理人员或恶意报复行为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违反消防或</w:t>
            </w:r>
            <w:r>
              <w:rPr>
                <w:rFonts w:ascii="宋体" w:hAnsi="宋体" w:cs="宋体"/>
                <w:color w:val="000000"/>
                <w:sz w:val="21"/>
                <w:szCs w:val="21"/>
              </w:rPr>
              <w:t>其他</w:t>
            </w:r>
            <w:r>
              <w:rPr>
                <w:rFonts w:hint="eastAsia" w:ascii="宋体" w:hAnsi="宋体" w:cs="宋体"/>
                <w:color w:val="000000"/>
                <w:sz w:val="21"/>
                <w:szCs w:val="21"/>
              </w:rPr>
              <w:t>安全管理制度，导致事故的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性骚扰行为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失职渎职，营私舞弊，给用人单位造成重大损害的</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私费公报，营私舞弊，贪污索贿，职务侵占，以及其他利用职务之便谋取私利的行为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对下属员工的违纪或严重失职行为或者对下属员工造成的产品质量事故失于监督，或者发现问题不制止、不纠正、不查处或拖延处理，造成严重后果的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接受为光启提供服务者或供货者或客户给予的佣金、回扣或不适当的礼品、利益、好处等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利用工作时间从事私人事务，或者将光启的设备、材料、人员以及其他公司资源用于个人或其他公司利益</w:t>
            </w:r>
            <w:r>
              <w:rPr>
                <w:rFonts w:ascii="宋体" w:hAnsi="宋体" w:cs="宋体"/>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无论因故意或疏忽，使光启名誉或品牌形象遭受严重损害，或使光启利益遭受3万元以上经济损失，或造成恶劣影响的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对上存在瞒报、隐报、误导等行为</w:t>
            </w:r>
            <w:r>
              <w:rPr>
                <w:rFonts w:ascii="宋体" w:hAnsi="宋体" w:cs="宋体"/>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私自销毁公文、账目、业务资料和往来函电等资料（包括纸件和电子件）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假冒各级领导签字、伪造审批流程、伪造合同、未经审批私自替换合同页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不了解对方资信情况，盲目与之签订合同，致使光启遭受经济损失的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工作不负责任，造成合同不能履行，被对方追究违约责任，给光启造成3万元以上经济损失的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发现对方违约给光启利益造成危害，不及时加以纠正、制止，或者不及时采取有效措施对光启利益加以保护，致使光启遭受3万元以上经济损失的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不严格验收合同结果，玩忽职守，致使光启遭受3万元以上经济损失的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参与招标工作的人员向外透露标底，或者泄露其他应当保密的与招标活动有关的情况和资料的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参与招标工作的人员与乙方串通，损害光启利益的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在招标过程中出现围标等违纪行为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开发、引入与个人存在利益关系的供应商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玩忽职守，购进假冒伪劣产品以及其它不符合规定标准商品的，或者购入商品的价格明显高于市场同类产品价格的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发现购进的商品质量不符合规定标准，不及时采取措施，以致延误索赔期的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因提供虚假信息或未经审批购入商品的数量超过实际需要，造成严重积压、浪费、变质、失效的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违反施工质量管理的有关规定，或者不按照技术要求施工，造成工程隐患，导致事故发生的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在施工、验收工作中，对工程项目不进行严格的质量监督、管理和检查，放任损害光启利益的行为发生，导致严重后果的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违反程序，擅自修改已批准的设计方案或技术规格、图纸，导致严重后果的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在施工、验收工作中，与乙方或监理方串通，对工程施工质量出具虚假、不实进度确认或验收意见等，损害光启利益的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违反用人单位的规章制度的其他</w:t>
            </w:r>
            <w:r>
              <w:rPr>
                <w:rFonts w:ascii="宋体" w:hAnsi="宋体" w:cs="宋体"/>
                <w:color w:val="000000"/>
                <w:sz w:val="21"/>
                <w:szCs w:val="21"/>
              </w:rPr>
              <w:t>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因违规违纪被记过或</w:t>
            </w:r>
            <w:r>
              <w:rPr>
                <w:rFonts w:ascii="宋体" w:hAnsi="宋体" w:cs="宋体"/>
                <w:color w:val="000000"/>
                <w:sz w:val="21"/>
                <w:szCs w:val="21"/>
              </w:rPr>
              <w:t>记大过</w:t>
            </w:r>
            <w:r>
              <w:rPr>
                <w:rFonts w:hint="eastAsia" w:ascii="宋体" w:hAnsi="宋体" w:cs="宋体"/>
                <w:color w:val="000000"/>
                <w:sz w:val="21"/>
                <w:szCs w:val="21"/>
              </w:rPr>
              <w:t>处分（或级别更高的处分）后，再次因违规违纪被记过或</w:t>
            </w:r>
            <w:r>
              <w:rPr>
                <w:rFonts w:ascii="宋体" w:hAnsi="宋体" w:cs="宋体"/>
                <w:color w:val="000000"/>
                <w:sz w:val="21"/>
                <w:szCs w:val="21"/>
              </w:rPr>
              <w:t>记大过</w:t>
            </w:r>
            <w:r>
              <w:rPr>
                <w:rFonts w:hint="eastAsia" w:ascii="宋体" w:hAnsi="宋体" w:cs="宋体"/>
                <w:color w:val="000000"/>
                <w:sz w:val="21"/>
                <w:szCs w:val="21"/>
              </w:rPr>
              <w:t>处分的（或级别更高的处分），不限于同一类处分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在申请光启职位时，提供的情况、资料、证件虚假，或与事实不符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工作中提供虚假资料欺骗光启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未经许可，以任何形式将公司的技术、商业、人员等保密信息透露给竞争对手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ascii="宋体" w:hAnsi="宋体" w:cs="宋体"/>
                <w:color w:val="000000"/>
                <w:sz w:val="21"/>
                <w:szCs w:val="21"/>
              </w:rPr>
              <w:t>员工未经部门领导、法务部门、内审部门审批通过，擅自对外提供公司及关联公司内部信息（包括但不限于公司数据、文字信息、文件、合同/协议、公司规章制度、图片、聊天记录、流程截图等），属于严重违反公司信息安全管理等规章制度的违规、违纪行为。鉴于员工已与公司签署《保密协议》，并经过公司相关培训，明确知悉未经审批不得擅自对外提供公司内部信息，但仍然存在前述违规、违纪行为，主观恶意明显，性质恶劣，且给公司造成重大泄密安全隐患，妨碍公司正常生产管理，对此，公司将给予即时辞退处分，并保留要求员工赔偿损失及承担相应法律责任的一切权利，涉嫌违法犯罪的，公司将向司法机关报案，追究其行政、刑事责任。</w:t>
            </w:r>
          </w:p>
          <w:p>
            <w:pPr>
              <w:spacing w:after="0" w:line="240" w:lineRule="auto"/>
              <w:ind w:left="420"/>
              <w:rPr>
                <w:rFonts w:ascii="宋体" w:hAnsi="宋体" w:cs="宋体"/>
                <w:color w:val="000000"/>
                <w:sz w:val="21"/>
                <w:szCs w:val="21"/>
              </w:rPr>
            </w:pPr>
            <w:r>
              <w:rPr>
                <w:rFonts w:ascii="宋体" w:hAnsi="宋体" w:cs="宋体"/>
                <w:color w:val="000000"/>
                <w:sz w:val="21"/>
                <w:szCs w:val="21"/>
              </w:rPr>
              <w:t>员工在对外沟通过程中私自造假，或向与公司及关联公司存在争议纠纷的另一方提供虚假信息或作伪证的，导致公司在诉讼/仲裁案件中败诉或承担不利后果的（无论金额大小），公司将给予即时辞退处分，并保留要求员工赔偿损失的一切权利，并向公安机关报案，追究其刑事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盗用或私刻光启印章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ascii="宋体" w:hAnsi="宋体" w:cs="宋体"/>
                <w:color w:val="000000"/>
                <w:sz w:val="21"/>
                <w:szCs w:val="21"/>
              </w:rPr>
              <w:t>一年内连续旷工</w:t>
            </w:r>
            <w:r>
              <w:rPr>
                <w:rFonts w:hint="eastAsia" w:ascii="宋体" w:hAnsi="宋体" w:cs="宋体"/>
                <w:color w:val="000000"/>
                <w:sz w:val="21"/>
                <w:szCs w:val="21"/>
              </w:rPr>
              <w:t>两</w:t>
            </w:r>
            <w:r>
              <w:rPr>
                <w:rFonts w:ascii="宋体" w:hAnsi="宋体" w:cs="宋体"/>
                <w:color w:val="000000"/>
                <w:sz w:val="21"/>
                <w:szCs w:val="21"/>
              </w:rPr>
              <w:t>天或累计旷工三天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调岗后擅自不到新工作岗位的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因</w:t>
            </w:r>
            <w:r>
              <w:rPr>
                <w:rFonts w:ascii="宋体" w:hAnsi="宋体" w:cs="宋体"/>
                <w:color w:val="000000"/>
                <w:sz w:val="21"/>
                <w:szCs w:val="21"/>
              </w:rPr>
              <w:t>不满</w:t>
            </w:r>
            <w:r>
              <w:rPr>
                <w:rFonts w:hint="eastAsia" w:ascii="宋体" w:hAnsi="宋体" w:cs="宋体"/>
                <w:color w:val="000000"/>
                <w:sz w:val="21"/>
                <w:szCs w:val="21"/>
              </w:rPr>
              <w:t>公司</w:t>
            </w:r>
            <w:r>
              <w:rPr>
                <w:rFonts w:ascii="宋体" w:hAnsi="宋体" w:cs="宋体"/>
                <w:color w:val="000000"/>
                <w:sz w:val="21"/>
                <w:szCs w:val="21"/>
              </w:rPr>
              <w:t>工作安排及管理，向有关机构举报或发起诉讼、仲裁</w:t>
            </w:r>
            <w:r>
              <w:rPr>
                <w:rFonts w:hint="eastAsia" w:ascii="宋体" w:hAnsi="宋体" w:cs="宋体"/>
                <w:color w:val="000000"/>
                <w:sz w:val="21"/>
                <w:szCs w:val="21"/>
              </w:rPr>
              <w:t>，制造事端的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本职范围内不接受工作任务，消极怠工，经所在一级部门负责人两次沟通以上仍拒绝改进的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部门内不服从工作内容调整和分配，经所在一级部门负责人两次沟通以上仍坚持不服从的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盗窃、骗取、擅自挪用光启或同事的财物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全职员工在光启以外的企业兼职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本人、亲属或关联人成立公司或持有外部公司股份，未如实申报的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未经授权或批准，擅自越权签订合同，给公司造成3万元以上经济损失的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办理合同事务过程中严重失职，致使所签订的合同有重大缺陷或被欺诈的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工作不负责任，造成合同不能履行，被对方追究违约责任，给公司造成3万</w:t>
            </w:r>
            <w:r>
              <w:rPr>
                <w:rFonts w:ascii="宋体" w:hAnsi="宋体" w:cs="宋体"/>
                <w:color w:val="000000"/>
                <w:sz w:val="21"/>
                <w:szCs w:val="21"/>
              </w:rPr>
              <w:t>元以上</w:t>
            </w:r>
            <w:r>
              <w:rPr>
                <w:rFonts w:hint="eastAsia" w:ascii="宋体" w:hAnsi="宋体" w:cs="宋体"/>
                <w:color w:val="000000"/>
                <w:sz w:val="21"/>
                <w:szCs w:val="21"/>
              </w:rPr>
              <w:t>经济损失；或合同纠纷发生后，隐瞒不报或不及时采取措施，给公司造成3万元以上经济损失的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采购员在金蝶和OA上发现漏洞未及时上报采购负责人，利用漏洞谋取私利、造成公司损失的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采购员或公司员工不按照《采购</w:t>
            </w:r>
            <w:r>
              <w:rPr>
                <w:rFonts w:ascii="宋体" w:hAnsi="宋体" w:cs="宋体"/>
                <w:color w:val="000000"/>
                <w:sz w:val="21"/>
                <w:szCs w:val="21"/>
              </w:rPr>
              <w:t>管理规范</w:t>
            </w:r>
            <w:r>
              <w:rPr>
                <w:rFonts w:hint="eastAsia" w:ascii="宋体" w:hAnsi="宋体" w:cs="宋体"/>
                <w:color w:val="000000"/>
                <w:sz w:val="21"/>
                <w:szCs w:val="21"/>
              </w:rPr>
              <w:t>》下单</w:t>
            </w:r>
            <w:r>
              <w:rPr>
                <w:rFonts w:ascii="宋体" w:hAnsi="宋体" w:cs="宋体"/>
                <w:color w:val="000000"/>
                <w:sz w:val="21"/>
                <w:szCs w:val="21"/>
              </w:rPr>
              <w:t>的相关</w:t>
            </w:r>
            <w:r>
              <w:rPr>
                <w:rFonts w:hint="eastAsia" w:ascii="宋体" w:hAnsi="宋体" w:cs="宋体"/>
                <w:color w:val="000000"/>
                <w:sz w:val="21"/>
                <w:szCs w:val="21"/>
              </w:rPr>
              <w:t>要求，私自让供应商发货的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w:t>
            </w:r>
            <w:r>
              <w:rPr>
                <w:rFonts w:hint="eastAsia" w:ascii="宋体" w:hAnsi="宋体" w:cs="宋体"/>
                <w:color w:val="000000"/>
                <w:sz w:val="21"/>
                <w:szCs w:val="21"/>
              </w:rPr>
              <w:t>恶意告知供应商，让供应商坚持使用自己的合同</w:t>
            </w:r>
            <w:r>
              <w:rPr>
                <w:rFonts w:ascii="宋体" w:hAnsi="宋体" w:cs="宋体"/>
                <w:color w:val="000000"/>
                <w:sz w:val="21"/>
                <w:szCs w:val="21"/>
              </w:rPr>
              <w:t>、订单</w:t>
            </w:r>
            <w:r>
              <w:rPr>
                <w:rFonts w:hint="eastAsia" w:ascii="宋体" w:hAnsi="宋体" w:cs="宋体"/>
                <w:color w:val="000000"/>
                <w:sz w:val="21"/>
                <w:szCs w:val="21"/>
              </w:rPr>
              <w:t>模板、调高价格、调整多付款的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在社交媒体上散布具有流言、煽动性文字或者图片（如，E-message，微信、知乎、微博等社交软件）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有亲属在公司任职，或有亲属正在公司的供应商或竞争对手的企业中担任重要职位，未如实申报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对控告人、检举人、申诉人、批评人以及监督管理人员进行打击报复的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擅自投资、持股或由他人代持同行业公司或机构，或与其有其他直接或间接的经济利益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出境前未经申报，造成严重后果的；或回国后未如实汇报所遇异常情况，造成严重后果的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严重违反职业道德，在员工内部散布不适言论，造成恶劣影响的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非法骗取劳动报酬或违反财务制度</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任何形式的虚假报销或付款（如报销时间在先，水单的支付时间在后；报销的事项与水单内容不一致等）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ascii="宋体" w:hAnsi="宋体" w:cs="宋体"/>
                <w:color w:val="000000"/>
                <w:sz w:val="21"/>
                <w:szCs w:val="21"/>
              </w:rPr>
              <w:t>找他人代报销或代他人报销金额在3万元以上（含3万元）的。该情形下，除处以前述已有规定的处分措施外，还向责任人追回违规报销费用，扣除绩效或奖金或补贴，并额外追偿给公司造成的损失。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虚报冒领，骗取公司资金的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挪用公司资金或下属员工资金归自己或其他单位、个人使用的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虚报考勤（包括但不限于提供虚假假期证明、诊断证明或其他骗取假期的行为、虚假的MES上下工记录（即与实际情况不符等）、找人代过流程单据并作为上下工或加班时间的依据等）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公车私用并报销私用期间的相关费用或利用修车谋取私利等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未怀孕而以怀孕为由骗取公司福利或享受孕期特殊政策的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jc w:val="both"/>
              <w:rPr>
                <w:rFonts w:ascii="宋体" w:hAnsi="宋体" w:cs="宋体"/>
                <w:color w:val="000000"/>
                <w:sz w:val="21"/>
                <w:szCs w:val="21"/>
              </w:rPr>
            </w:pPr>
            <w:r>
              <w:rPr>
                <w:rFonts w:hint="eastAsia" w:ascii="宋体" w:hAnsi="宋体" w:cs="宋体"/>
                <w:color w:val="000000"/>
                <w:sz w:val="21"/>
                <w:szCs w:val="21"/>
                <w:lang w:bidi="ar"/>
              </w:rPr>
              <w:t>擅自向全员发送与工作无关邮件，造成严重负面影响的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未经申请授权，私自发布、发表涉及光启内部信息的文章或言论，造成严重负面影响的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在公司内部制作、下载、执行、散播或分享各类恶意软件的行为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通过非法手段获取他人信息系统账号和密码或使用他人账号和密码从事违反信息安全的活动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通过网络等途径传播虚假、威胁或有损光启声誉的信息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从事破坏光启信息资源、危害光启网络安全的活动，如非法入侵他人计算机或光启信息系统等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利用光启资源从事国家法律、法规所禁止的各项活动，如窃取他人研究成果、窃取受光启保护和受法律保护的信息等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其他违反光启信息安全管理规定的行为，对光启造成严重损害的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242"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rPr>
                <w:rFonts w:ascii="宋体" w:hAnsi="宋体" w:cs="宋体"/>
                <w:color w:val="000000"/>
                <w:sz w:val="21"/>
                <w:szCs w:val="21"/>
              </w:rPr>
            </w:pPr>
            <w:r>
              <w:rPr>
                <w:rFonts w:hint="eastAsia" w:ascii="宋体" w:hAnsi="宋体" w:cs="宋体"/>
                <w:color w:val="000000"/>
                <w:sz w:val="21"/>
                <w:szCs w:val="21"/>
              </w:rPr>
              <w:t>违反保密规定的情形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ind w:left="420"/>
              <w:rPr>
                <w:rFonts w:ascii="宋体" w:hAnsi="宋体" w:cs="宋体"/>
                <w:color w:val="000000"/>
                <w:sz w:val="21"/>
                <w:szCs w:val="21"/>
              </w:rPr>
            </w:pPr>
            <w:r>
              <w:rPr>
                <w:rFonts w:hint="eastAsia" w:ascii="宋体" w:hAnsi="宋体" w:cs="宋体"/>
                <w:color w:val="000000"/>
                <w:sz w:val="21"/>
                <w:szCs w:val="21"/>
              </w:rPr>
              <w:t>违反光启保密办发布的《保密奖惩与考核管理制度》达即时辞退的情形</w:t>
            </w:r>
          </w:p>
        </w:tc>
      </w:tr>
    </w:tbl>
    <w:p>
      <w:pPr>
        <w:pStyle w:val="35"/>
        <w:spacing w:after="0" w:line="300" w:lineRule="auto"/>
        <w:ind w:left="420"/>
        <w:jc w:val="both"/>
        <w:rPr>
          <w:rFonts w:ascii="宋体" w:hAnsi="宋体" w:cs="宋体"/>
          <w:color w:val="000000"/>
          <w:sz w:val="24"/>
          <w:szCs w:val="24"/>
        </w:rPr>
      </w:pPr>
    </w:p>
    <w:p>
      <w:pPr>
        <w:pStyle w:val="35"/>
        <w:numPr>
          <w:ilvl w:val="0"/>
          <w:numId w:val="14"/>
        </w:numPr>
        <w:spacing w:after="0" w:line="300" w:lineRule="auto"/>
        <w:jc w:val="both"/>
        <w:rPr>
          <w:rFonts w:ascii="宋体" w:hAnsi="宋体" w:cs="宋体"/>
          <w:color w:val="000000"/>
          <w:sz w:val="24"/>
          <w:szCs w:val="24"/>
        </w:rPr>
      </w:pPr>
      <w:r>
        <w:rPr>
          <w:rFonts w:hint="eastAsia" w:ascii="宋体" w:hAnsi="宋体"/>
          <w:sz w:val="24"/>
          <w:szCs w:val="24"/>
        </w:rPr>
        <w:t>除上述严重违规违纪行为会被处以即时辞退外，董事、监事、高级管理人员如发生以下行</w:t>
      </w:r>
      <w:r>
        <w:rPr>
          <w:rFonts w:ascii="宋体" w:hAnsi="宋体" w:cs="宋体"/>
          <w:color w:val="000000"/>
          <w:sz w:val="24"/>
          <w:szCs w:val="24"/>
        </w:rPr>
        <w:t>为</w:t>
      </w:r>
      <w:r>
        <w:rPr>
          <w:rFonts w:hint="eastAsia" w:ascii="宋体" w:hAnsi="宋体" w:cs="宋体"/>
          <w:color w:val="000000"/>
          <w:sz w:val="24"/>
          <w:szCs w:val="24"/>
        </w:rPr>
        <w:t>，构成董事</w:t>
      </w:r>
      <w:r>
        <w:rPr>
          <w:rFonts w:ascii="宋体" w:hAnsi="宋体" w:cs="宋体"/>
          <w:color w:val="000000"/>
          <w:sz w:val="24"/>
          <w:szCs w:val="24"/>
        </w:rPr>
        <w:t>、</w:t>
      </w:r>
      <w:r>
        <w:rPr>
          <w:rFonts w:hint="eastAsia" w:ascii="宋体" w:hAnsi="宋体" w:cs="宋体"/>
          <w:color w:val="000000"/>
          <w:sz w:val="24"/>
          <w:szCs w:val="24"/>
        </w:rPr>
        <w:t>监事</w:t>
      </w:r>
      <w:r>
        <w:rPr>
          <w:rFonts w:ascii="宋体" w:hAnsi="宋体" w:cs="宋体"/>
          <w:color w:val="000000"/>
          <w:sz w:val="24"/>
          <w:szCs w:val="24"/>
        </w:rPr>
        <w:t>、</w:t>
      </w:r>
      <w:r>
        <w:rPr>
          <w:rFonts w:hint="eastAsia" w:ascii="宋体" w:hAnsi="宋体" w:cs="宋体"/>
          <w:color w:val="000000"/>
          <w:sz w:val="24"/>
          <w:szCs w:val="24"/>
        </w:rPr>
        <w:t>高级</w:t>
      </w:r>
      <w:r>
        <w:rPr>
          <w:rFonts w:ascii="宋体" w:hAnsi="宋体" w:cs="宋体"/>
          <w:color w:val="000000"/>
          <w:sz w:val="24"/>
          <w:szCs w:val="24"/>
        </w:rPr>
        <w:t>管理</w:t>
      </w:r>
      <w:r>
        <w:rPr>
          <w:rFonts w:hint="eastAsia" w:ascii="宋体" w:hAnsi="宋体" w:cs="宋体"/>
          <w:color w:val="000000"/>
          <w:sz w:val="24"/>
          <w:szCs w:val="24"/>
        </w:rPr>
        <w:t>人</w:t>
      </w:r>
      <w:r>
        <w:rPr>
          <w:rFonts w:ascii="宋体" w:hAnsi="宋体" w:cs="宋体"/>
          <w:color w:val="000000"/>
          <w:sz w:val="24"/>
          <w:szCs w:val="24"/>
        </w:rPr>
        <w:t>员</w:t>
      </w:r>
      <w:r>
        <w:rPr>
          <w:rFonts w:hint="eastAsia" w:ascii="宋体" w:hAnsi="宋体" w:cs="宋体"/>
          <w:color w:val="000000"/>
          <w:sz w:val="24"/>
          <w:szCs w:val="24"/>
        </w:rPr>
        <w:t>的严重违反用人单位规章制度行为，也将被处以即时辞退：</w:t>
      </w:r>
    </w:p>
    <w:tbl>
      <w:tblPr>
        <w:tblStyle w:val="13"/>
        <w:tblpPr w:leftFromText="180" w:rightFromText="180" w:vertAnchor="text" w:horzAnchor="margin" w:tblpX="-459" w:tblpY="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8"/>
        <w:gridCol w:w="82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董事、监事、高级管理人员违反相关</w:t>
            </w:r>
            <w:r>
              <w:rPr>
                <w:rFonts w:ascii="宋体" w:hAnsi="宋体" w:cs="宋体"/>
                <w:color w:val="000000"/>
                <w:sz w:val="21"/>
                <w:szCs w:val="21"/>
              </w:rPr>
              <w:t>法律法规的行为</w:t>
            </w: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挪用公司资金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将公司资金以其个人名义或者以其他个人名义开立账户存储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违反公司章程的规定，未经股东会、股东大会或者董事会同意，将公司资金借贷给他人或者以公司财产为他人提供担保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利用职务便利为自己或者他人谋取属于公司的商业机会，自营或者为他人经营与所任职公司同类的业务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接受他人与公司交易的佣金归为己有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擅自披露公司秘密或违规进行信息披露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利用关联关系损害公司利益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利用职权收受贿赂或者其他非法收入或者不当利益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侵占公司的财产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进行内幕交易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违反法律、行政法规和公平交易规则，将企业财产低价转让，低价折股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违反法律、行政法规和公司章程规定的决策程序，决定企业重大事项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违反法律、行政法规和公司章程执行职务行为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以明显不公平的条件，促使</w:t>
            </w:r>
            <w:r>
              <w:rPr>
                <w:rFonts w:ascii="宋体" w:hAnsi="宋体"/>
                <w:sz w:val="21"/>
                <w:szCs w:val="21"/>
              </w:rPr>
              <w:t>公司</w:t>
            </w:r>
            <w:r>
              <w:rPr>
                <w:rFonts w:hint="eastAsia" w:ascii="宋体" w:hAnsi="宋体"/>
                <w:sz w:val="21"/>
                <w:szCs w:val="21"/>
              </w:rPr>
              <w:t>提供或者接受资金、商品、服务或者其他资产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促使</w:t>
            </w:r>
            <w:r>
              <w:rPr>
                <w:rFonts w:ascii="宋体" w:hAnsi="宋体"/>
                <w:sz w:val="21"/>
                <w:szCs w:val="21"/>
              </w:rPr>
              <w:t>公司</w:t>
            </w:r>
            <w:r>
              <w:rPr>
                <w:rFonts w:hint="eastAsia" w:ascii="宋体" w:hAnsi="宋体"/>
                <w:sz w:val="21"/>
                <w:szCs w:val="21"/>
              </w:rPr>
              <w:t>向明显不具有清偿能力的单位或者个人提供资金、商品、服务或者其他资产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促使</w:t>
            </w:r>
            <w:r>
              <w:rPr>
                <w:rFonts w:ascii="宋体" w:hAnsi="宋体"/>
                <w:sz w:val="21"/>
                <w:szCs w:val="21"/>
              </w:rPr>
              <w:t>公司</w:t>
            </w:r>
            <w:r>
              <w:rPr>
                <w:rFonts w:hint="eastAsia" w:ascii="宋体" w:hAnsi="宋体"/>
                <w:sz w:val="21"/>
                <w:szCs w:val="21"/>
              </w:rPr>
              <w:t>为明显不具有清偿能力的单位或者个人提供担保或者无正当理由为其他单位或者个人提供担保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无正当理由促使</w:t>
            </w:r>
            <w:r>
              <w:rPr>
                <w:rFonts w:ascii="宋体" w:hAnsi="宋体"/>
                <w:sz w:val="21"/>
                <w:szCs w:val="21"/>
              </w:rPr>
              <w:t>公司</w:t>
            </w:r>
            <w:r>
              <w:rPr>
                <w:rFonts w:hint="eastAsia" w:ascii="宋体" w:hAnsi="宋体"/>
                <w:sz w:val="21"/>
                <w:szCs w:val="21"/>
              </w:rPr>
              <w:t>放弃债权、承担债务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不公平对待收购本公司的所有收购人，滥用职权对收购设置不适当的障碍，利用公司资源向收购人提供任何形式的财务资助，损害公司及其股东的合法权益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违法买卖公司股票</w:t>
            </w:r>
          </w:p>
        </w:tc>
      </w:tr>
    </w:tbl>
    <w:p>
      <w:pPr>
        <w:pStyle w:val="35"/>
        <w:numPr>
          <w:ilvl w:val="0"/>
          <w:numId w:val="7"/>
        </w:numPr>
        <w:spacing w:after="0" w:line="300" w:lineRule="auto"/>
        <w:jc w:val="both"/>
        <w:rPr>
          <w:rFonts w:ascii="宋体" w:hAnsi="宋体"/>
          <w:sz w:val="24"/>
          <w:szCs w:val="24"/>
        </w:rPr>
      </w:pPr>
      <w:r>
        <w:rPr>
          <w:rFonts w:hint="eastAsia" w:ascii="宋体" w:hAnsi="宋体"/>
          <w:b/>
          <w:sz w:val="24"/>
          <w:szCs w:val="24"/>
        </w:rPr>
        <w:t>记过：</w:t>
      </w:r>
      <w:r>
        <w:rPr>
          <w:rFonts w:hint="eastAsia" w:ascii="宋体" w:hAnsi="宋体"/>
          <w:sz w:val="24"/>
          <w:szCs w:val="24"/>
        </w:rPr>
        <w:t>员工如有以下违纪、违规行为，将处以记过处分</w:t>
      </w:r>
    </w:p>
    <w:tbl>
      <w:tblPr>
        <w:tblStyle w:val="13"/>
        <w:tblW w:w="9923" w:type="dxa"/>
        <w:tblInd w:w="-4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7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7655"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因违规违纪被书面警告处分后，再次因违规违纪被书面警告处分的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找</w:t>
            </w:r>
            <w:r>
              <w:rPr>
                <w:rFonts w:ascii="宋体" w:hAnsi="宋体" w:cs="宋体"/>
                <w:color w:val="000000"/>
                <w:sz w:val="21"/>
                <w:szCs w:val="21"/>
              </w:rPr>
              <w:t>他人代报销</w:t>
            </w:r>
            <w:r>
              <w:rPr>
                <w:rFonts w:hint="eastAsia" w:ascii="宋体" w:hAnsi="宋体" w:cs="宋体"/>
                <w:color w:val="000000"/>
                <w:sz w:val="21"/>
                <w:szCs w:val="21"/>
              </w:rPr>
              <w:t>或代</w:t>
            </w:r>
            <w:r>
              <w:rPr>
                <w:rFonts w:ascii="宋体" w:hAnsi="宋体" w:cs="宋体"/>
                <w:color w:val="000000"/>
                <w:sz w:val="21"/>
                <w:szCs w:val="21"/>
              </w:rPr>
              <w:t>他人报销</w:t>
            </w:r>
            <w:r>
              <w:rPr>
                <w:rFonts w:hint="eastAsia" w:ascii="宋体" w:hAnsi="宋体" w:cs="宋体"/>
                <w:color w:val="000000"/>
                <w:sz w:val="21"/>
                <w:szCs w:val="21"/>
              </w:rPr>
              <w:t>金额</w:t>
            </w:r>
            <w:r>
              <w:rPr>
                <w:rFonts w:ascii="宋体" w:hAnsi="宋体" w:cs="宋体"/>
                <w:color w:val="000000"/>
                <w:sz w:val="21"/>
                <w:szCs w:val="21"/>
              </w:rPr>
              <w:t>在</w:t>
            </w:r>
            <w:r>
              <w:rPr>
                <w:rFonts w:hint="eastAsia" w:ascii="宋体" w:hAnsi="宋体" w:cs="宋体"/>
                <w:color w:val="000000"/>
                <w:sz w:val="21"/>
                <w:szCs w:val="21"/>
              </w:rPr>
              <w:t>3万元</w:t>
            </w:r>
            <w:r>
              <w:rPr>
                <w:rFonts w:ascii="宋体" w:hAnsi="宋体" w:cs="宋体"/>
                <w:color w:val="000000"/>
                <w:sz w:val="21"/>
                <w:szCs w:val="21"/>
              </w:rPr>
              <w:t>以</w:t>
            </w:r>
            <w:r>
              <w:rPr>
                <w:rFonts w:hint="eastAsia" w:ascii="宋体" w:hAnsi="宋体" w:cs="宋体"/>
                <w:color w:val="000000"/>
                <w:sz w:val="21"/>
                <w:szCs w:val="21"/>
              </w:rPr>
              <w:t>内</w:t>
            </w:r>
            <w:r>
              <w:rPr>
                <w:rFonts w:ascii="宋体" w:hAnsi="宋体" w:cs="宋体"/>
                <w:color w:val="000000"/>
                <w:sz w:val="21"/>
                <w:szCs w:val="21"/>
              </w:rPr>
              <w:t>（</w:t>
            </w:r>
            <w:r>
              <w:rPr>
                <w:rFonts w:hint="eastAsia" w:ascii="宋体" w:hAnsi="宋体" w:cs="宋体"/>
                <w:color w:val="000000"/>
                <w:sz w:val="21"/>
                <w:szCs w:val="21"/>
              </w:rPr>
              <w:t>不含3万元</w:t>
            </w:r>
            <w:r>
              <w:rPr>
                <w:rFonts w:ascii="宋体" w:hAnsi="宋体" w:cs="宋体"/>
                <w:color w:val="000000"/>
                <w:sz w:val="21"/>
                <w:szCs w:val="21"/>
              </w:rPr>
              <w:t>）</w:t>
            </w:r>
            <w:r>
              <w:rPr>
                <w:rFonts w:hint="eastAsia" w:ascii="宋体" w:hAnsi="宋体" w:cs="宋体"/>
                <w:color w:val="000000"/>
                <w:sz w:val="21"/>
                <w:szCs w:val="21"/>
              </w:rPr>
              <w:t>。该情形下，除处以前述已有规定的处分措施外，</w:t>
            </w:r>
            <w:r>
              <w:rPr>
                <w:rFonts w:ascii="宋体" w:hAnsi="宋体" w:cs="宋体"/>
                <w:color w:val="000000"/>
                <w:sz w:val="21"/>
                <w:szCs w:val="21"/>
              </w:rPr>
              <w:t>还向责任人追回违规报销费用，扣除绩效或奖金或补贴，并额外追偿给公司造成的损失。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违反业务流程或相关规范，造成工作严重贻误等问题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不按规范流程实施采购，不比价、不招标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采购部负责人对</w:t>
            </w:r>
            <w:r>
              <w:rPr>
                <w:rFonts w:ascii="宋体" w:hAnsi="宋体" w:cs="宋体"/>
                <w:color w:val="000000"/>
                <w:sz w:val="21"/>
                <w:szCs w:val="21"/>
              </w:rPr>
              <w:t>于采购员上报的金蝶和OA上的漏洞</w:t>
            </w:r>
            <w:r>
              <w:rPr>
                <w:rFonts w:hint="eastAsia" w:ascii="宋体" w:hAnsi="宋体" w:cs="宋体"/>
                <w:color w:val="000000"/>
                <w:sz w:val="21"/>
                <w:szCs w:val="21"/>
              </w:rPr>
              <w:t>不处理解决，造成公司损失的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ascii="宋体" w:hAnsi="宋体" w:cs="宋体"/>
                <w:color w:val="000000"/>
                <w:sz w:val="21"/>
                <w:szCs w:val="21"/>
              </w:rPr>
              <w:t>未按《</w:t>
            </w:r>
            <w:r>
              <w:rPr>
                <w:rFonts w:hint="eastAsia" w:ascii="宋体" w:hAnsi="宋体" w:cs="宋体"/>
                <w:color w:val="000000"/>
                <w:sz w:val="21"/>
                <w:szCs w:val="21"/>
              </w:rPr>
              <w:t>采购</w:t>
            </w:r>
            <w:r>
              <w:rPr>
                <w:rFonts w:ascii="宋体" w:hAnsi="宋体" w:cs="宋体"/>
                <w:color w:val="000000"/>
                <w:sz w:val="21"/>
                <w:szCs w:val="21"/>
              </w:rPr>
              <w:t>管理规范》</w:t>
            </w:r>
            <w:r>
              <w:rPr>
                <w:rFonts w:hint="eastAsia" w:ascii="宋体" w:hAnsi="宋体" w:cs="宋体"/>
                <w:color w:val="000000"/>
                <w:sz w:val="21"/>
                <w:szCs w:val="21"/>
              </w:rPr>
              <w:t>付款</w:t>
            </w:r>
            <w:r>
              <w:rPr>
                <w:rFonts w:ascii="宋体" w:hAnsi="宋体" w:cs="宋体"/>
                <w:color w:val="000000"/>
                <w:sz w:val="21"/>
                <w:szCs w:val="21"/>
              </w:rPr>
              <w:t>管理的相关要求，</w:t>
            </w:r>
            <w:r>
              <w:rPr>
                <w:rFonts w:hint="eastAsia" w:ascii="宋体" w:hAnsi="宋体" w:cs="宋体"/>
                <w:color w:val="000000"/>
                <w:sz w:val="21"/>
                <w:szCs w:val="21"/>
              </w:rPr>
              <w:t>付款</w:t>
            </w:r>
            <w:r>
              <w:rPr>
                <w:rFonts w:ascii="宋体" w:hAnsi="宋体" w:cs="宋体"/>
                <w:color w:val="000000"/>
                <w:sz w:val="21"/>
                <w:szCs w:val="21"/>
              </w:rPr>
              <w:t>相关</w:t>
            </w:r>
            <w:r>
              <w:rPr>
                <w:rFonts w:hint="eastAsia" w:ascii="宋体" w:hAnsi="宋体" w:cs="宋体"/>
                <w:color w:val="000000"/>
                <w:sz w:val="21"/>
                <w:szCs w:val="21"/>
              </w:rPr>
              <w:t>文件存在代签字伪造文件行为的，若查不出代签人的，由对应单据的所属部门负责人接受处分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olor w:val="000000"/>
                <w:sz w:val="21"/>
                <w:szCs w:val="21"/>
              </w:rPr>
              <w:t>需求人故意提高参数要求，超过公司实际需求，导致独家采购的，金额超过5万的；采购员配合的以上行为的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违反关于招标、电子商务管理方面的法规及光启有关规定购买商品的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在深圳有自购房仍骗住在公司人才房的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单次旷工8小</w:t>
            </w:r>
            <w:r>
              <w:rPr>
                <w:rFonts w:ascii="宋体" w:hAnsi="宋体" w:cs="宋体"/>
                <w:color w:val="000000"/>
                <w:sz w:val="21"/>
                <w:szCs w:val="21"/>
              </w:rPr>
              <w:t>时以上</w:t>
            </w:r>
            <w:r>
              <w:rPr>
                <w:rFonts w:hint="eastAsia" w:ascii="宋体" w:hAnsi="宋体" w:cs="宋体"/>
                <w:color w:val="000000"/>
                <w:sz w:val="21"/>
                <w:szCs w:val="21"/>
              </w:rPr>
              <w:t>（含8小</w:t>
            </w:r>
            <w:r>
              <w:rPr>
                <w:rFonts w:ascii="宋体" w:hAnsi="宋体" w:cs="宋体"/>
                <w:color w:val="000000"/>
                <w:sz w:val="21"/>
                <w:szCs w:val="21"/>
              </w:rPr>
              <w:t>时）</w:t>
            </w:r>
            <w:r>
              <w:rPr>
                <w:rFonts w:hint="eastAsia" w:ascii="宋体" w:hAnsi="宋体" w:cs="宋体"/>
                <w:color w:val="000000"/>
                <w:sz w:val="21"/>
                <w:szCs w:val="21"/>
              </w:rPr>
              <w:t>16小</w:t>
            </w:r>
            <w:r>
              <w:rPr>
                <w:rFonts w:ascii="宋体" w:hAnsi="宋体" w:cs="宋体"/>
                <w:color w:val="000000"/>
                <w:sz w:val="21"/>
                <w:szCs w:val="21"/>
              </w:rPr>
              <w:t>时以下的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未经允许，私自卸载光启规定安装的安全软件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在办公桌面上摆放密二级及以上级别的纸质文档资料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未及时取走密二级及以上级别的打印、复印、扫描文件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未粉碎密二级及以上级别的办公文件，直接丢弃的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未经申请授权，在光启内部私自使用录音、扫描和拍照、摄录，经认定为密二级、密一级级别信息资料的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未经申请授权，私自将光启办公电脑、信息系统、移动存储介质和软件带出光启，造成损失的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擅自向全员发送与工作无关邮件，造成负面影响的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未经授权将光启信息资产传输至公司外部或私人移动存储设备、将光启信息资产带出光启工作范围，经认定为密二级、密一级级别的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未经允许，私自通过邮件将包含工作内容的邮件发往外部或私人邮箱，造成信息泄露或损失的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猜测他人账号和密码，窃取、公开或篡改他人信息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操作不当，导致光启信息资产、信息系统或网络遭受破坏或损失的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在光启内部浏览、转发有危害社会安全政治倾向言论或文章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向未授权机构或人员提供光启保密性数据（包括密一级、密二级、密三级数据）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未经允许，私自启用网络协议，如DNS、DHCP、FTP等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未经授权，私自拆卸、维修或者更换计算机硬件、移动存储介质。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操作不当，造成光启保密性信息泄露、丢失、破坏或不可用，造成光启名誉或经济损失的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其他违反光启信息安全管理规定的行为，对光启造成损害的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违反保密规定的情形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r>
              <w:rPr>
                <w:rFonts w:hint="eastAsia" w:ascii="宋体" w:hAnsi="宋体" w:cs="宋体"/>
                <w:color w:val="000000"/>
                <w:sz w:val="21"/>
                <w:szCs w:val="21"/>
              </w:rPr>
              <w:t>涉密人员违反光启保密办发布的《保密奖惩与考核管理制度》达记过的情形</w:t>
            </w:r>
          </w:p>
        </w:tc>
      </w:tr>
    </w:tbl>
    <w:p>
      <w:pPr>
        <w:pStyle w:val="35"/>
        <w:spacing w:after="0" w:line="300" w:lineRule="auto"/>
        <w:ind w:left="0"/>
        <w:rPr>
          <w:rFonts w:ascii="宋体" w:hAnsi="宋体"/>
          <w:sz w:val="24"/>
          <w:szCs w:val="24"/>
        </w:rPr>
      </w:pPr>
    </w:p>
    <w:p>
      <w:pPr>
        <w:pStyle w:val="35"/>
        <w:numPr>
          <w:ilvl w:val="0"/>
          <w:numId w:val="7"/>
        </w:numPr>
        <w:spacing w:after="0" w:line="300" w:lineRule="auto"/>
        <w:jc w:val="both"/>
        <w:rPr>
          <w:rFonts w:ascii="宋体" w:hAnsi="宋体"/>
          <w:sz w:val="24"/>
          <w:szCs w:val="24"/>
        </w:rPr>
      </w:pPr>
      <w:r>
        <w:rPr>
          <w:rFonts w:hint="eastAsia" w:ascii="宋体" w:hAnsi="宋体"/>
          <w:sz w:val="24"/>
          <w:szCs w:val="24"/>
        </w:rPr>
        <w:t>通报批评、书面警告：员工如有以下违纪、违规行为，将根据情节严重程度，处以通报批评或书面警告处分</w:t>
      </w:r>
    </w:p>
    <w:tbl>
      <w:tblPr>
        <w:tblStyle w:val="13"/>
        <w:tblW w:w="9923" w:type="dxa"/>
        <w:tblInd w:w="-4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7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7655"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开错发票，提供错误数据或信息，报批单据或文件出错，发错邮件，印错名片等未引发经济损失的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不服从工作安排，或无正当理由未完成职责内工作任务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采购员跟供应商的谈判、议价、处罚、交货、付款等沟通时未采用公务手机、企业微信号、公用</w:t>
            </w:r>
            <w:r>
              <w:rPr>
                <w:rFonts w:ascii="宋体" w:hAnsi="宋体" w:cs="宋体"/>
                <w:color w:val="000000"/>
                <w:sz w:val="21"/>
                <w:szCs w:val="21"/>
              </w:rPr>
              <w:t>1688账号</w:t>
            </w:r>
            <w:r>
              <w:rPr>
                <w:rFonts w:hint="eastAsia" w:ascii="宋体" w:hAnsi="宋体" w:cs="宋体"/>
                <w:color w:val="000000"/>
                <w:sz w:val="21"/>
                <w:szCs w:val="21"/>
              </w:rPr>
              <w:t>，而是采用个人手机、私人微信、</w:t>
            </w:r>
            <w:r>
              <w:rPr>
                <w:rFonts w:ascii="宋体" w:hAnsi="宋体" w:cs="宋体"/>
                <w:color w:val="000000"/>
                <w:sz w:val="21"/>
                <w:szCs w:val="21"/>
              </w:rPr>
              <w:t>QQ</w:t>
            </w:r>
            <w:r>
              <w:rPr>
                <w:rFonts w:hint="eastAsia" w:ascii="宋体" w:hAnsi="宋体" w:cs="宋体"/>
                <w:color w:val="000000"/>
                <w:sz w:val="21"/>
                <w:szCs w:val="21"/>
              </w:rPr>
              <w:t>等私人账号沟通的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采购员跟需求人针对需求的沟通、物料选型、供应商推荐未采用EMESSAGE或企业微信号，而是采用个人手机、私人微信、QQ等私人账号沟通的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员跟供应商或内部需求人</w:t>
            </w:r>
            <w:r>
              <w:rPr>
                <w:rFonts w:hint="eastAsia" w:ascii="宋体" w:hAnsi="宋体" w:cs="宋体"/>
                <w:color w:val="000000"/>
                <w:sz w:val="21"/>
                <w:szCs w:val="21"/>
              </w:rPr>
              <w:t>讨论过程不完整，采用语音没有留底的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w:t>
            </w:r>
            <w:r>
              <w:rPr>
                <w:rFonts w:hint="eastAsia" w:ascii="宋体" w:hAnsi="宋体" w:cs="宋体"/>
                <w:color w:val="000000"/>
                <w:sz w:val="21"/>
                <w:szCs w:val="21"/>
              </w:rPr>
              <w:t>未采用公司邮箱发送订单文件或1688共用账号上下单，</w:t>
            </w:r>
            <w:r>
              <w:rPr>
                <w:rFonts w:ascii="宋体" w:hAnsi="宋体" w:cs="宋体"/>
                <w:color w:val="000000"/>
                <w:sz w:val="21"/>
                <w:szCs w:val="21"/>
              </w:rPr>
              <w:t>而是</w:t>
            </w:r>
            <w:r>
              <w:rPr>
                <w:rFonts w:hint="eastAsia" w:ascii="宋体" w:hAnsi="宋体" w:cs="宋体"/>
                <w:color w:val="000000"/>
                <w:sz w:val="21"/>
                <w:szCs w:val="21"/>
              </w:rPr>
              <w:t>采用私人微信、QQ下单的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需求人故意提高参数要求，超过公司实际需求，导致独家采购金额低于5万的；采购员配合以上行为的；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工作执行、跟进不力，造成工作贻误等问题，如：重要合同过期，采购进度延滞等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未经培训合格，擅自开启公司设备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调整工作职责、换岗、离任等情况下，未按规定进行工作交接，或交接不全、不清的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ascii="宋体" w:hAnsi="宋体" w:cs="宋体"/>
                <w:color w:val="000000"/>
                <w:sz w:val="21"/>
                <w:szCs w:val="21"/>
              </w:rPr>
              <w:t>连续两个月</w:t>
            </w:r>
            <w:r>
              <w:rPr>
                <w:rFonts w:hint="eastAsia" w:ascii="宋体" w:hAnsi="宋体" w:cs="宋体"/>
                <w:color w:val="000000"/>
                <w:sz w:val="21"/>
                <w:szCs w:val="21"/>
              </w:rPr>
              <w:t>每月内累计迟到超过</w:t>
            </w:r>
            <w:r>
              <w:rPr>
                <w:rFonts w:ascii="宋体" w:hAnsi="宋体" w:cs="宋体"/>
                <w:color w:val="000000"/>
                <w:sz w:val="21"/>
                <w:szCs w:val="21"/>
              </w:rPr>
              <w:t>5</w:t>
            </w:r>
            <w:r>
              <w:rPr>
                <w:rFonts w:hint="eastAsia" w:ascii="宋体" w:hAnsi="宋体" w:cs="宋体"/>
                <w:color w:val="000000"/>
                <w:sz w:val="21"/>
                <w:szCs w:val="21"/>
              </w:rPr>
              <w:t>次，或连续两个月有早退行为，或当月累计迟到超过8次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单次旷工4小</w:t>
            </w:r>
            <w:r>
              <w:rPr>
                <w:rFonts w:ascii="宋体" w:hAnsi="宋体" w:cs="宋体"/>
                <w:color w:val="000000"/>
                <w:sz w:val="21"/>
                <w:szCs w:val="21"/>
              </w:rPr>
              <w:t>时以上</w:t>
            </w:r>
            <w:r>
              <w:rPr>
                <w:rFonts w:hint="eastAsia" w:ascii="宋体" w:hAnsi="宋体" w:cs="宋体"/>
                <w:color w:val="000000"/>
                <w:sz w:val="21"/>
                <w:szCs w:val="21"/>
              </w:rPr>
              <w:t>（含4小</w:t>
            </w:r>
            <w:r>
              <w:rPr>
                <w:rFonts w:ascii="宋体" w:hAnsi="宋体" w:cs="宋体"/>
                <w:color w:val="000000"/>
                <w:sz w:val="21"/>
                <w:szCs w:val="21"/>
              </w:rPr>
              <w:t>时）</w:t>
            </w:r>
            <w:r>
              <w:rPr>
                <w:rFonts w:hint="eastAsia" w:ascii="宋体" w:hAnsi="宋体" w:cs="宋体"/>
                <w:color w:val="000000"/>
                <w:sz w:val="21"/>
                <w:szCs w:val="21"/>
              </w:rPr>
              <w:t>8小</w:t>
            </w:r>
            <w:r>
              <w:rPr>
                <w:rFonts w:ascii="宋体" w:hAnsi="宋体" w:cs="宋体"/>
                <w:color w:val="000000"/>
                <w:sz w:val="21"/>
                <w:szCs w:val="21"/>
              </w:rPr>
              <w:t>时以下的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泄露个人薪资、奖金，或打听他人薪资、奖金等违反薪酬保密要求的行为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扰乱</w:t>
            </w:r>
            <w:r>
              <w:rPr>
                <w:rFonts w:ascii="宋体" w:hAnsi="宋体" w:cs="宋体"/>
                <w:color w:val="000000"/>
                <w:sz w:val="21"/>
                <w:szCs w:val="21"/>
              </w:rPr>
              <w:t>办公秩序的行为，包括但不限于</w:t>
            </w:r>
            <w:r>
              <w:rPr>
                <w:rFonts w:hint="eastAsia" w:ascii="宋体" w:hAnsi="宋体" w:cs="宋体"/>
                <w:color w:val="000000"/>
                <w:sz w:val="21"/>
                <w:szCs w:val="21"/>
              </w:rPr>
              <w:t>在</w:t>
            </w:r>
            <w:r>
              <w:rPr>
                <w:rFonts w:ascii="宋体" w:hAnsi="宋体" w:cs="宋体"/>
                <w:color w:val="000000"/>
                <w:sz w:val="21"/>
                <w:szCs w:val="21"/>
              </w:rPr>
              <w:t>办公场所</w:t>
            </w:r>
            <w:r>
              <w:rPr>
                <w:rFonts w:hint="eastAsia" w:ascii="宋体" w:hAnsi="宋体" w:cs="宋体"/>
                <w:color w:val="000000"/>
                <w:sz w:val="21"/>
                <w:szCs w:val="21"/>
              </w:rPr>
              <w:t>大</w:t>
            </w:r>
            <w:r>
              <w:rPr>
                <w:rFonts w:ascii="宋体" w:hAnsi="宋体" w:cs="宋体"/>
                <w:color w:val="000000"/>
                <w:sz w:val="21"/>
                <w:szCs w:val="21"/>
              </w:rPr>
              <w:t>声</w:t>
            </w:r>
            <w:r>
              <w:rPr>
                <w:rFonts w:hint="eastAsia" w:ascii="宋体" w:hAnsi="宋体" w:cs="宋体"/>
                <w:color w:val="000000"/>
                <w:sz w:val="21"/>
                <w:szCs w:val="21"/>
              </w:rPr>
              <w:t>喧哗</w:t>
            </w:r>
            <w:r>
              <w:rPr>
                <w:rFonts w:ascii="宋体" w:hAnsi="宋体" w:cs="宋体"/>
                <w:color w:val="000000"/>
                <w:sz w:val="21"/>
                <w:szCs w:val="21"/>
              </w:rPr>
              <w:t>影响他人办公、</w:t>
            </w:r>
            <w:r>
              <w:rPr>
                <w:rFonts w:hint="eastAsia" w:ascii="宋体" w:hAnsi="宋体" w:cs="宋体"/>
                <w:color w:val="000000"/>
                <w:sz w:val="21"/>
                <w:szCs w:val="21"/>
              </w:rPr>
              <w:t>造谣生</w:t>
            </w:r>
            <w:r>
              <w:rPr>
                <w:rFonts w:ascii="宋体" w:hAnsi="宋体" w:cs="宋体"/>
                <w:color w:val="000000"/>
                <w:sz w:val="21"/>
                <w:szCs w:val="21"/>
              </w:rPr>
              <w:t>事、寻衅滋事</w:t>
            </w:r>
            <w:r>
              <w:rPr>
                <w:rFonts w:hint="eastAsia" w:ascii="宋体" w:hAnsi="宋体" w:cs="宋体"/>
                <w:color w:val="000000"/>
                <w:sz w:val="21"/>
                <w:szCs w:val="21"/>
              </w:rPr>
              <w:t>、</w:t>
            </w:r>
            <w:r>
              <w:rPr>
                <w:rFonts w:ascii="宋体" w:hAnsi="宋体" w:cs="宋体"/>
                <w:color w:val="000000"/>
                <w:sz w:val="21"/>
                <w:szCs w:val="21"/>
              </w:rPr>
              <w:t>打架斗殴等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在办公桌面上随意摆放存储介质（U盘、移动硬盘及光盘等）、便携信息设备（如笔记本电脑、IPad等）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在办公桌面上摆放密三级纸质文档资料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未及时取走内部使用、密三级级别的打印、复印、扫描文件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未粉碎内部使用、密三级级别的办公文件，直接丢弃的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会议结束后，未擦除拍板内容，未关闭会议室电脑、投影仪，未移除相关介质等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在公共访客区谈论未正式公开或未对外宣传的商业计划、方案设计等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未经申请授权，在光启内部私自使用录音、扫描和拍照、摄录，经认定为内部使用和密三级级别信息资料的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未经申请授权，私自将光启办公电脑、信息系统、移动存储介质和软件带出光启，未造成损失的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丢失从公司领用的电脑、存储介质等设备，未向信息管理部报告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损毁计算机终端资产标识、信息安全封条等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未经申请授权，携带私人信息设备、移动存储设备，如无线设备、网络设备、电脑、IPAD、相机、U盘等进入光启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未经授权将光启信息资产传输至公司外部或私人移动存储设备、将光启信息资产带出光启工作范围，经认定为内部使用、密三级级别的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向未授权机构或人员提供光启内部使用数据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未按用户账号安全要求执行的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未按规定备份重要数据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操作不当，造成光启保密性信息（如销售计划、研发数据、业务资料、技术方案、管理流程等）的泄露和丢失，但未造成损失的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未按光启规定的数据传输方式传递光启数据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未经授权，私自修改计算机配置的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未经授权，私自安装操作系统、应用软件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未经授权，擅自使用或安装禁用软件，如P2P下载工具、多线程下载、聊天工具、音乐软件、网络视频、网络电视、网络游戏等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未经允许，私自通过邮件将包含工作内容的邮件发往外部或私人邮箱，未造成损失的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未经允许，将光启的电子邮件用于非工作目的，特别是以娱乐、购物、交友等为目的的身份注册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擅自向全员发送与工作无关邮件，未造成负面影响的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未经申请授权，私自发布、发表涉及光启内部信息的文章或言论，未造成负面影响的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工作期间长时间（如30分钟以上）浏览与工作无关的网页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使用移动介质前，未进行病毒查杀，而造成电脑中毒的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在负责职务之外使用含有光启商业秘密的信息，但未造成损失的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其他违反光启信息安全管理规定的行为，未对光启造成损害的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2268"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违反保密规定的情形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r>
              <w:rPr>
                <w:rFonts w:hint="eastAsia" w:ascii="宋体" w:hAnsi="宋体" w:cs="宋体"/>
                <w:color w:val="000000"/>
                <w:sz w:val="21"/>
                <w:szCs w:val="21"/>
                <w:lang w:bidi="ar"/>
              </w:rPr>
              <w:t>涉密人员违反光启保密办发布的《保密奖惩与考核管理制度》达记过的情形</w:t>
            </w:r>
          </w:p>
        </w:tc>
      </w:tr>
    </w:tbl>
    <w:p>
      <w:pPr>
        <w:pStyle w:val="35"/>
        <w:spacing w:after="0" w:line="300" w:lineRule="auto"/>
        <w:ind w:left="0"/>
        <w:jc w:val="both"/>
        <w:rPr>
          <w:rFonts w:ascii="宋体" w:hAnsi="宋体" w:cs="宋体"/>
          <w:b/>
          <w:sz w:val="21"/>
          <w:szCs w:val="21"/>
        </w:rPr>
      </w:pPr>
    </w:p>
    <w:sectPr>
      <w:headerReference r:id="rId5" w:type="default"/>
      <w:footerReference r:id="rId7" w:type="default"/>
      <w:headerReference r:id="rId6" w:type="even"/>
      <w:pgSz w:w="12240" w:h="15840"/>
      <w:pgMar w:top="1701" w:right="1588" w:bottom="1418" w:left="1588"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方正书宋繁体">
    <w:altName w:val="Noto Serif CJK SC"/>
    <w:panose1 w:val="00000000000000000000"/>
    <w:charset w:val="86"/>
    <w:family w:val="auto"/>
    <w:pitch w:val="default"/>
    <w:sig w:usb0="00000000" w:usb1="00000000" w:usb2="00000000" w:usb3="00000000" w:csb0="00040001" w:csb1="00000000"/>
  </w:font>
  <w:font w:name="Tahoma">
    <w:altName w:val="Verdana"/>
    <w:panose1 w:val="020B0604030504040204"/>
    <w:charset w:val="00"/>
    <w:family w:val="swiss"/>
    <w:pitch w:val="default"/>
    <w:sig w:usb0="00000000" w:usb1="00000000" w:usb2="00000029" w:usb3="00000000" w:csb0="000101FF" w:csb1="00000000"/>
  </w:font>
  <w:font w:name="Arial Unicode MS">
    <w:altName w:val="Arial"/>
    <w:panose1 w:val="020B0604020202020204"/>
    <w:charset w:val="86"/>
    <w:family w:val="swiss"/>
    <w:pitch w:val="default"/>
    <w:sig w:usb0="00000000" w:usb1="00000000" w:usb2="0000003F" w:usb3="00000000" w:csb0="003F01FF" w:csb1="00000000"/>
  </w:font>
  <w:font w:name="Noto Serif CJK SC">
    <w:panose1 w:val="02020400000000000000"/>
    <w:charset w:val="86"/>
    <w:family w:val="auto"/>
    <w:pitch w:val="default"/>
    <w:sig w:usb0="30000083" w:usb1="2BDF3C10" w:usb2="00000016" w:usb3="00000000" w:csb0="602E0107" w:csb1="00000000"/>
  </w:font>
  <w:font w:name="Verdana">
    <w:panose1 w:val="020B0604030504040204"/>
    <w:charset w:val="00"/>
    <w:family w:val="auto"/>
    <w:pitch w:val="default"/>
    <w:sig w:usb0="A10006FF" w:usb1="4000205B" w:usb2="00000010" w:usb3="00000000" w:csb0="2000019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center"/>
    </w:pPr>
    <w:r>
      <w:rPr>
        <w:rFonts w:ascii="宋体" w:hAnsi="宋体"/>
        <w:sz w:val="21"/>
        <w:szCs w:val="21"/>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-64135</wp:posOffset>
              </wp:positionV>
              <wp:extent cx="5715635" cy="9525"/>
              <wp:effectExtent l="16510" t="21590" r="20955" b="16510"/>
              <wp:wrapNone/>
              <wp:docPr id="13" name="自选图形 4"/>
              <wp:cNvGraphicFramePr/>
              <a:graphic xmlns:a="http://schemas.openxmlformats.org/drawingml/2006/main">
                <a:graphicData uri="http://schemas.microsoft.com/office/word/2010/wordprocessingShape">
                  <wps:wsp>
                    <wps:cNvCnPr>
                      <a:cxnSpLocks noChangeShapeType="1"/>
                    </wps:cNvCnPr>
                    <wps:spPr bwMode="auto">
                      <a:xfrm>
                        <a:off x="0" y="0"/>
                        <a:ext cx="5715635" cy="9525"/>
                      </a:xfrm>
                      <a:prstGeom prst="straightConnector1">
                        <a:avLst/>
                      </a:prstGeom>
                      <a:noFill/>
                      <a:ln w="31750">
                        <a:solidFill>
                          <a:srgbClr val="5A5A5A"/>
                        </a:solidFill>
                        <a:round/>
                      </a:ln>
                    </wps:spPr>
                    <wps:bodyPr/>
                  </wps:wsp>
                </a:graphicData>
              </a:graphic>
            </wp:anchor>
          </w:drawing>
        </mc:Choice>
        <mc:Fallback>
          <w:pict>
            <v:shape id="自选图形 4" o:spid="_x0000_s1026" o:spt="32" type="#_x0000_t32" style="position:absolute;left:0pt;margin-left:-0.2pt;margin-top:-5.05pt;height:0.75pt;width:450.05pt;z-index:251659264;mso-width-relative:page;mso-height-relative:page;" filled="f" stroked="t" coordsize="21600,21600" o:gfxdata="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T1/by2AAAAAgBAAAPAAAAAAAAAAEAIAAAACIAAABkcnMvZG93bnJldi54bWxQSwEC&#10;FAAUAAAACACHTuJASm0ZwfQBAAC6AwAADgAAAAAAAAABACAAAAAnAQAAZHJzL2Uyb0RvYy54bWxQ&#10;SwUGAAAAAAYABgBZAQAAjQUAAAAA&#10;">
              <v:fill on="f" focussize="0,0"/>
              <v:stroke weight="2.5pt" color="#5A5A5A" joinstyle="round"/>
              <v:imagedata o:title=""/>
              <o:lock v:ext="edit" aspectratio="f"/>
            </v:shape>
          </w:pict>
        </mc:Fallback>
      </mc:AlternateContent>
    </w:r>
    <w:r>
      <w:rPr>
        <w:rFonts w:hint="eastAsia" w:ascii="宋体" w:hAnsi="宋体"/>
        <w:sz w:val="21"/>
        <w:szCs w:val="21"/>
      </w:rPr>
      <w:t xml:space="preserve">密级：内部使用                                           </w:t>
    </w:r>
    <w:r>
      <w:rPr>
        <w:rFonts w:hint="eastAsia" w:ascii="宋体" w:hAnsi="宋体"/>
        <w:sz w:val="21"/>
        <w:szCs w:val="21"/>
        <w:lang w:val="zh-CN"/>
      </w:rPr>
      <w:t>第</w:t>
    </w: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ascii="宋体" w:hAnsi="宋体"/>
        <w:sz w:val="21"/>
        <w:szCs w:val="21"/>
        <w:lang w:val="zh-CN"/>
      </w:rPr>
      <w:t xml:space="preserve"> </w:t>
    </w:r>
    <w:r>
      <w:rPr>
        <w:rFonts w:hint="eastAsia" w:ascii="宋体" w:hAnsi="宋体"/>
        <w:sz w:val="21"/>
        <w:szCs w:val="21"/>
        <w:lang w:val="zh-CN"/>
      </w:rPr>
      <w:t>页</w:t>
    </w:r>
    <w:r>
      <w:rPr>
        <w:rFonts w:ascii="宋体" w:hAnsi="宋体"/>
        <w:sz w:val="21"/>
        <w:szCs w:val="21"/>
        <w:lang w:val="zh-CN"/>
      </w:rPr>
      <w:t>/</w:t>
    </w:r>
    <w:r>
      <w:rPr>
        <w:rFonts w:hint="eastAsia" w:ascii="宋体" w:hAnsi="宋体"/>
        <w:sz w:val="21"/>
        <w:szCs w:val="21"/>
        <w:lang w:val="zh-CN"/>
      </w:rPr>
      <w:t>共</w:t>
    </w:r>
    <w:r>
      <w:rPr>
        <w:rFonts w:ascii="宋体" w:hAnsi="宋体"/>
        <w:sz w:val="21"/>
        <w:szCs w:val="21"/>
      </w:rPr>
      <w:fldChar w:fldCharType="begin"/>
    </w:r>
    <w:r>
      <w:rPr>
        <w:rFonts w:ascii="宋体" w:hAnsi="宋体"/>
        <w:sz w:val="21"/>
        <w:szCs w:val="21"/>
      </w:rPr>
      <w:instrText xml:space="preserve"> NUMPAGES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hint="eastAsia" w:ascii="宋体" w:hAnsi="宋体"/>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p>
    <w:pPr>
      <w:spacing w:after="0" w:line="360" w:lineRule="auto"/>
      <w:jc w:val="center"/>
    </w:pPr>
    <w:r>
      <mc:AlternateContent>
        <mc:Choice Requires="wps">
          <w:drawing>
            <wp:anchor distT="0" distB="0" distL="114300" distR="114300" simplePos="0" relativeHeight="251661312" behindDoc="0" locked="0" layoutInCell="1" allowOverlap="1">
              <wp:simplePos x="0" y="0"/>
              <wp:positionH relativeFrom="column">
                <wp:posOffset>20320</wp:posOffset>
              </wp:positionH>
              <wp:positionV relativeFrom="paragraph">
                <wp:posOffset>161925</wp:posOffset>
              </wp:positionV>
              <wp:extent cx="5720715" cy="635"/>
              <wp:effectExtent l="20320" t="19050" r="12065" b="18415"/>
              <wp:wrapNone/>
              <wp:docPr id="10" name="AutoShape 2"/>
              <wp:cNvGraphicFramePr/>
              <a:graphic xmlns:a="http://schemas.openxmlformats.org/drawingml/2006/main">
                <a:graphicData uri="http://schemas.microsoft.com/office/word/2010/wordprocessingShape">
                  <wps:wsp>
                    <wps:cNvCnPr>
                      <a:cxnSpLocks noChangeShapeType="1"/>
                    </wps:cNvCnPr>
                    <wps:spPr bwMode="auto">
                      <a:xfrm>
                        <a:off x="0" y="0"/>
                        <a:ext cx="5720715" cy="635"/>
                      </a:xfrm>
                      <a:prstGeom prst="bentConnector3">
                        <a:avLst>
                          <a:gd name="adj1" fmla="val 49995"/>
                        </a:avLst>
                      </a:prstGeom>
                      <a:noFill/>
                      <a:ln w="22225">
                        <a:solidFill>
                          <a:srgbClr val="5A5A5A"/>
                        </a:solidFill>
                        <a:miter lim="800000"/>
                      </a:ln>
                    </wps:spPr>
                    <wps:bodyPr/>
                  </wps:wsp>
                </a:graphicData>
              </a:graphic>
            </wp:anchor>
          </w:drawing>
        </mc:Choice>
        <mc:Fallback>
          <w:pict>
            <v:shape id="AutoShape 2" o:spid="_x0000_s1026" o:spt="34" type="#_x0000_t34" style="position:absolute;left:0pt;margin-left:1.6pt;margin-top:12.75pt;height:0.05pt;width:450.45pt;z-index:251661312;mso-width-relative:page;mso-height-relative:page;" filled="f" stroked="t" coordsize="21600,21600" o:gfxdata="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h+dXi1QAAAAcBAAAPAAAAAAAAAAEAIAAAACIAAABkcnMvZG93bnJldi54bWxQSwECFAAUAAAA&#10;CACHTuJAcVmBf/EBAADsAwAADgAAAAAAAAABACAAAAAkAQAAZHJzL2Uyb0RvYy54bWxQSwUGAAAA&#10;AAYABgBZAQAAhwUAAAAA&#10;" adj="10799">
              <v:fill on="f" focussize="0,0"/>
              <v:stroke weight="1.75pt" color="#5A5A5A" miterlimit="8" joinstyle="miter"/>
              <v:imagedata o:title=""/>
              <o:lock v:ext="edit" aspectratio="f"/>
            </v:shape>
          </w:pict>
        </mc:Fallback>
      </mc:AlternateContent>
    </w:r>
    <w:r>
      <w:rPr>
        <w:rFonts w:hint="eastAsia"/>
      </w:rPr>
      <w:drawing>
        <wp:anchor distT="0" distB="0" distL="114300" distR="114300" simplePos="0" relativeHeight="251660288" behindDoc="0" locked="0" layoutInCell="1" allowOverlap="1">
          <wp:simplePos x="0" y="0"/>
          <wp:positionH relativeFrom="margin">
            <wp:posOffset>46990</wp:posOffset>
          </wp:positionH>
          <wp:positionV relativeFrom="paragraph">
            <wp:posOffset>-215265</wp:posOffset>
          </wp:positionV>
          <wp:extent cx="1419860" cy="341630"/>
          <wp:effectExtent l="0" t="0" r="8890" b="1270"/>
          <wp:wrapNone/>
          <wp:docPr id="14" name="图片 2" descr="分散-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分散-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19860" cy="341630"/>
                  </a:xfrm>
                  <a:prstGeom prst="rect">
                    <a:avLst/>
                  </a:prstGeom>
                  <a:noFill/>
                  <a:ln>
                    <a:noFill/>
                  </a:ln>
                </pic:spPr>
              </pic:pic>
            </a:graphicData>
          </a:graphic>
        </wp:anchor>
      </w:drawing>
    </w:r>
  </w:p>
  <w:tbl>
    <w:tblPr>
      <w:tblStyle w:val="13"/>
      <w:tblW w:w="9057" w:type="dxa"/>
      <w:jc w:val="center"/>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Layout w:type="autofit"/>
      <w:tblCellMar>
        <w:top w:w="0" w:type="dxa"/>
        <w:left w:w="108" w:type="dxa"/>
        <w:bottom w:w="0" w:type="dxa"/>
        <w:right w:w="108" w:type="dxa"/>
      </w:tblCellMar>
    </w:tblPr>
    <w:tblGrid>
      <w:gridCol w:w="3970"/>
      <w:gridCol w:w="2819"/>
      <w:gridCol w:w="2268"/>
    </w:tblGrid>
    <w:tr>
      <w:tblPrEx>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CellMar>
          <w:top w:w="0" w:type="dxa"/>
          <w:left w:w="108" w:type="dxa"/>
          <w:bottom w:w="0" w:type="dxa"/>
          <w:right w:w="108" w:type="dxa"/>
        </w:tblCellMar>
      </w:tblPrEx>
      <w:trPr>
        <w:trHeight w:val="415" w:hRule="atLeast"/>
        <w:jc w:val="center"/>
      </w:trPr>
      <w:tc>
        <w:tcPr>
          <w:tcW w:w="3970" w:type="dxa"/>
          <w:vMerge w:val="restart"/>
          <w:vAlign w:val="center"/>
        </w:tcPr>
        <w:p>
          <w:pPr>
            <w:spacing w:after="0" w:line="240" w:lineRule="auto"/>
            <w:jc w:val="center"/>
            <w:rPr>
              <w:sz w:val="32"/>
              <w:szCs w:val="32"/>
            </w:rPr>
          </w:pPr>
          <w:r>
            <w:rPr>
              <w:rFonts w:hint="eastAsia"/>
              <w:sz w:val="32"/>
              <w:szCs w:val="32"/>
            </w:rPr>
            <w:t>光启激励</w:t>
          </w:r>
          <w:r>
            <w:rPr>
              <w:sz w:val="32"/>
              <w:szCs w:val="32"/>
            </w:rPr>
            <w:t>与</w:t>
          </w:r>
          <w:r>
            <w:rPr>
              <w:rFonts w:hint="eastAsia"/>
              <w:sz w:val="32"/>
              <w:szCs w:val="32"/>
            </w:rPr>
            <w:t>纪律处分</w:t>
          </w:r>
          <w:r>
            <w:rPr>
              <w:sz w:val="32"/>
              <w:szCs w:val="32"/>
            </w:rPr>
            <w:t>管理</w:t>
          </w:r>
          <w:r>
            <w:rPr>
              <w:rFonts w:hint="eastAsia"/>
              <w:sz w:val="32"/>
              <w:szCs w:val="32"/>
            </w:rPr>
            <w:t>制度</w:t>
          </w:r>
        </w:p>
      </w:tc>
      <w:tc>
        <w:tcPr>
          <w:tcW w:w="2819" w:type="dxa"/>
          <w:vAlign w:val="center"/>
        </w:tcPr>
        <w:p>
          <w:pPr>
            <w:spacing w:after="0" w:line="240" w:lineRule="auto"/>
            <w:rPr>
              <w:sz w:val="24"/>
              <w:szCs w:val="24"/>
            </w:rPr>
          </w:pPr>
          <w:r>
            <w:rPr>
              <w:rFonts w:hint="eastAsia"/>
              <w:sz w:val="24"/>
              <w:szCs w:val="24"/>
            </w:rPr>
            <w:t>文件编号</w:t>
          </w:r>
          <w:r>
            <w:rPr>
              <w:sz w:val="24"/>
              <w:szCs w:val="24"/>
            </w:rPr>
            <w:t xml:space="preserve"> Document No.</w:t>
          </w:r>
        </w:p>
      </w:tc>
      <w:tc>
        <w:tcPr>
          <w:tcW w:w="2268" w:type="dxa"/>
          <w:vAlign w:val="center"/>
        </w:tcPr>
        <w:p>
          <w:pPr>
            <w:spacing w:after="0" w:line="240" w:lineRule="auto"/>
            <w:jc w:val="center"/>
            <w:rPr>
              <w:sz w:val="24"/>
              <w:szCs w:val="24"/>
            </w:rPr>
          </w:pPr>
          <w:r>
            <w:rPr>
              <w:sz w:val="24"/>
              <w:szCs w:val="24"/>
            </w:rPr>
            <w:t>KC/OR-HR-012</w:t>
          </w:r>
        </w:p>
      </w:tc>
    </w:tr>
    <w:tr>
      <w:tblPrEx>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CellMar>
          <w:top w:w="0" w:type="dxa"/>
          <w:left w:w="108" w:type="dxa"/>
          <w:bottom w:w="0" w:type="dxa"/>
          <w:right w:w="108" w:type="dxa"/>
        </w:tblCellMar>
      </w:tblPrEx>
      <w:trPr>
        <w:trHeight w:val="415" w:hRule="atLeast"/>
        <w:jc w:val="center"/>
      </w:trPr>
      <w:tc>
        <w:tcPr>
          <w:tcW w:w="3970" w:type="dxa"/>
          <w:vMerge w:val="continue"/>
          <w:vAlign w:val="center"/>
        </w:tcPr>
        <w:p>
          <w:pPr>
            <w:jc w:val="center"/>
          </w:pPr>
        </w:p>
      </w:tc>
      <w:tc>
        <w:tcPr>
          <w:tcW w:w="2819" w:type="dxa"/>
          <w:vAlign w:val="center"/>
        </w:tcPr>
        <w:p>
          <w:pPr>
            <w:spacing w:after="0" w:line="240" w:lineRule="auto"/>
            <w:rPr>
              <w:sz w:val="24"/>
              <w:szCs w:val="24"/>
            </w:rPr>
          </w:pPr>
          <w:r>
            <w:rPr>
              <w:rFonts w:hint="eastAsia"/>
              <w:sz w:val="24"/>
              <w:szCs w:val="24"/>
            </w:rPr>
            <w:t>版本</w:t>
          </w:r>
          <w:r>
            <w:rPr>
              <w:sz w:val="24"/>
              <w:szCs w:val="24"/>
            </w:rPr>
            <w:t>Version</w:t>
          </w:r>
        </w:p>
      </w:tc>
      <w:tc>
        <w:tcPr>
          <w:tcW w:w="2268" w:type="dxa"/>
          <w:vAlign w:val="center"/>
        </w:tcPr>
        <w:p>
          <w:pPr>
            <w:spacing w:after="0" w:line="240" w:lineRule="auto"/>
            <w:jc w:val="center"/>
            <w:rPr>
              <w:sz w:val="24"/>
              <w:szCs w:val="24"/>
            </w:rPr>
          </w:pPr>
          <w:r>
            <w:rPr>
              <w:sz w:val="24"/>
              <w:szCs w:val="24"/>
            </w:rPr>
            <w:t>A9</w:t>
          </w:r>
        </w:p>
      </w:tc>
    </w:tr>
  </w:tbl>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PowerPlusWaterMarkObject10313757" o:spid="_x0000_s4097" o:spt="136" type="#_x0000_t136" style="position:absolute;left:0pt;height:121.8pt;width:487.2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内部使用" style="font-family:宋体;font-size: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9D021"/>
    <w:multiLevelType w:val="multilevel"/>
    <w:tmpl w:val="9969D02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9DAA032C"/>
    <w:multiLevelType w:val="multilevel"/>
    <w:tmpl w:val="9DAA032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1B111F"/>
    <w:multiLevelType w:val="multilevel"/>
    <w:tmpl w:val="051B111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970B21"/>
    <w:multiLevelType w:val="multilevel"/>
    <w:tmpl w:val="0D970B2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ascii="宋体" w:hAnsi="宋体" w:eastAsia="宋体"/>
      </w:rPr>
    </w:lvl>
    <w:lvl w:ilvl="3" w:tentative="0">
      <w:start w:val="1"/>
      <w:numFmt w:val="decimal"/>
      <w:suff w:val="space"/>
      <w:lvlText w:val="%1.%2.%3.%4"/>
      <w:lvlJc w:val="left"/>
      <w:pPr>
        <w:ind w:left="0" w:firstLine="0"/>
      </w:pPr>
      <w:rPr>
        <w:rFonts w:hint="default"/>
      </w:rPr>
    </w:lvl>
    <w:lvl w:ilvl="4" w:tentative="0">
      <w:start w:val="1"/>
      <w:numFmt w:val="decimal"/>
      <w:lvlText w:val="%1.%2.%3.%4.%5."/>
      <w:lvlJc w:val="left"/>
      <w:pPr>
        <w:ind w:left="992" w:hanging="992"/>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6" w:hanging="1276"/>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9" w:hanging="1559"/>
      </w:pPr>
      <w:rPr>
        <w:rFonts w:hint="default"/>
      </w:rPr>
    </w:lvl>
  </w:abstractNum>
  <w:abstractNum w:abstractNumId="4">
    <w:nsid w:val="140F2713"/>
    <w:multiLevelType w:val="multilevel"/>
    <w:tmpl w:val="140F271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14373C16"/>
    <w:multiLevelType w:val="multilevel"/>
    <w:tmpl w:val="14373C1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74ADF67"/>
    <w:multiLevelType w:val="multilevel"/>
    <w:tmpl w:val="174ADF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9112DD"/>
    <w:multiLevelType w:val="multilevel"/>
    <w:tmpl w:val="199112DD"/>
    <w:lvl w:ilvl="0" w:tentative="0">
      <w:start w:val="1"/>
      <w:numFmt w:val="lowerLetter"/>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8">
    <w:nsid w:val="1DAB6B15"/>
    <w:multiLevelType w:val="multilevel"/>
    <w:tmpl w:val="1DAB6B15"/>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89B7735"/>
    <w:multiLevelType w:val="multilevel"/>
    <w:tmpl w:val="289B77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28E3401"/>
    <w:multiLevelType w:val="multilevel"/>
    <w:tmpl w:val="328E34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7CF2C8F"/>
    <w:multiLevelType w:val="multilevel"/>
    <w:tmpl w:val="37CF2C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42F5786B"/>
    <w:multiLevelType w:val="multilevel"/>
    <w:tmpl w:val="42F5786B"/>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4541227E"/>
    <w:multiLevelType w:val="multilevel"/>
    <w:tmpl w:val="454122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8837F47"/>
    <w:multiLevelType w:val="multilevel"/>
    <w:tmpl w:val="48837F4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2915820"/>
    <w:multiLevelType w:val="multilevel"/>
    <w:tmpl w:val="529158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6391E50"/>
    <w:multiLevelType w:val="multilevel"/>
    <w:tmpl w:val="56391E50"/>
    <w:lvl w:ilvl="0" w:tentative="0">
      <w:start w:val="1"/>
      <w:numFmt w:val="chineseCountingThousand"/>
      <w:suff w:val="space"/>
      <w:lvlText w:val="%1、"/>
      <w:lvlJc w:val="left"/>
      <w:pPr>
        <w:ind w:left="0" w:firstLine="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7">
    <w:nsid w:val="5E43743F"/>
    <w:multiLevelType w:val="multilevel"/>
    <w:tmpl w:val="5E4374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E98410F"/>
    <w:multiLevelType w:val="multilevel"/>
    <w:tmpl w:val="5E9841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7"/>
  </w:num>
  <w:num w:numId="3">
    <w:abstractNumId w:val="4"/>
  </w:num>
  <w:num w:numId="4">
    <w:abstractNumId w:val="12"/>
  </w:num>
  <w:num w:numId="5">
    <w:abstractNumId w:val="5"/>
  </w:num>
  <w:num w:numId="6">
    <w:abstractNumId w:val="8"/>
  </w:num>
  <w:num w:numId="7">
    <w:abstractNumId w:val="14"/>
  </w:num>
  <w:num w:numId="8">
    <w:abstractNumId w:val="16"/>
  </w:num>
  <w:num w:numId="9">
    <w:abstractNumId w:val="10"/>
  </w:num>
  <w:num w:numId="10">
    <w:abstractNumId w:val="18"/>
  </w:num>
  <w:num w:numId="11">
    <w:abstractNumId w:val="13"/>
  </w:num>
  <w:num w:numId="12">
    <w:abstractNumId w:val="9"/>
  </w:num>
  <w:num w:numId="13">
    <w:abstractNumId w:val="6"/>
  </w:num>
  <w:num w:numId="14">
    <w:abstractNumId w:val="11"/>
  </w:num>
  <w:num w:numId="15">
    <w:abstractNumId w:val="15"/>
  </w:num>
  <w:num w:numId="16">
    <w:abstractNumId w:val="2"/>
  </w:num>
  <w:num w:numId="17">
    <w:abstractNumId w:val="0"/>
  </w:num>
  <w:num w:numId="18">
    <w:abstractNumId w:val="17"/>
  </w:num>
  <w:num w:numId="19">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于蒙">
    <w15:presenceInfo w15:providerId="WPS Office" w15:userId="15922879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trackRevisions w:val="1"/>
  <w:documentProtection w:enforcement="0"/>
  <w:defaultTabStop w:val="720"/>
  <w:drawingGridHorizontalSpacing w:val="110"/>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2F0"/>
    <w:rsid w:val="00000CB6"/>
    <w:rsid w:val="00001A65"/>
    <w:rsid w:val="00004786"/>
    <w:rsid w:val="00004903"/>
    <w:rsid w:val="00007674"/>
    <w:rsid w:val="000076D0"/>
    <w:rsid w:val="00007C95"/>
    <w:rsid w:val="0001256D"/>
    <w:rsid w:val="000140BC"/>
    <w:rsid w:val="0001447F"/>
    <w:rsid w:val="00015437"/>
    <w:rsid w:val="00016293"/>
    <w:rsid w:val="00016763"/>
    <w:rsid w:val="0001699A"/>
    <w:rsid w:val="00016CE5"/>
    <w:rsid w:val="00017E4C"/>
    <w:rsid w:val="00020BF2"/>
    <w:rsid w:val="00020E8C"/>
    <w:rsid w:val="000214EB"/>
    <w:rsid w:val="0002158E"/>
    <w:rsid w:val="000217A1"/>
    <w:rsid w:val="000222BB"/>
    <w:rsid w:val="000239F5"/>
    <w:rsid w:val="00023EBD"/>
    <w:rsid w:val="000241CA"/>
    <w:rsid w:val="00024A79"/>
    <w:rsid w:val="0003086C"/>
    <w:rsid w:val="00030E0B"/>
    <w:rsid w:val="0003250D"/>
    <w:rsid w:val="0003297D"/>
    <w:rsid w:val="000332EC"/>
    <w:rsid w:val="000341B4"/>
    <w:rsid w:val="0003431C"/>
    <w:rsid w:val="000360B7"/>
    <w:rsid w:val="00036CE4"/>
    <w:rsid w:val="000375BA"/>
    <w:rsid w:val="0003786F"/>
    <w:rsid w:val="00037C7E"/>
    <w:rsid w:val="00041356"/>
    <w:rsid w:val="00042646"/>
    <w:rsid w:val="00042F88"/>
    <w:rsid w:val="00043708"/>
    <w:rsid w:val="00043EA6"/>
    <w:rsid w:val="000470A3"/>
    <w:rsid w:val="000479C4"/>
    <w:rsid w:val="00047F35"/>
    <w:rsid w:val="000509EB"/>
    <w:rsid w:val="000516EE"/>
    <w:rsid w:val="00052DBE"/>
    <w:rsid w:val="0005491E"/>
    <w:rsid w:val="00054FD9"/>
    <w:rsid w:val="00055133"/>
    <w:rsid w:val="000558FD"/>
    <w:rsid w:val="000561E8"/>
    <w:rsid w:val="00056938"/>
    <w:rsid w:val="0006152A"/>
    <w:rsid w:val="000620BB"/>
    <w:rsid w:val="0006277F"/>
    <w:rsid w:val="000630DD"/>
    <w:rsid w:val="000636EE"/>
    <w:rsid w:val="00063C25"/>
    <w:rsid w:val="00064DE7"/>
    <w:rsid w:val="00065299"/>
    <w:rsid w:val="0006575E"/>
    <w:rsid w:val="00065E26"/>
    <w:rsid w:val="00066CDA"/>
    <w:rsid w:val="00066F1C"/>
    <w:rsid w:val="0006723A"/>
    <w:rsid w:val="000679F6"/>
    <w:rsid w:val="000704EF"/>
    <w:rsid w:val="00070C77"/>
    <w:rsid w:val="0007179B"/>
    <w:rsid w:val="00071AB3"/>
    <w:rsid w:val="00073888"/>
    <w:rsid w:val="00076728"/>
    <w:rsid w:val="00076E18"/>
    <w:rsid w:val="00077121"/>
    <w:rsid w:val="00077428"/>
    <w:rsid w:val="000775A5"/>
    <w:rsid w:val="000776F7"/>
    <w:rsid w:val="0008049C"/>
    <w:rsid w:val="000809FB"/>
    <w:rsid w:val="00081DBF"/>
    <w:rsid w:val="00082444"/>
    <w:rsid w:val="00082912"/>
    <w:rsid w:val="000833A2"/>
    <w:rsid w:val="00083C8E"/>
    <w:rsid w:val="00084330"/>
    <w:rsid w:val="0008576D"/>
    <w:rsid w:val="000859A5"/>
    <w:rsid w:val="0008710B"/>
    <w:rsid w:val="00087557"/>
    <w:rsid w:val="00087EB1"/>
    <w:rsid w:val="00090102"/>
    <w:rsid w:val="00090593"/>
    <w:rsid w:val="00090941"/>
    <w:rsid w:val="0009304C"/>
    <w:rsid w:val="00093D40"/>
    <w:rsid w:val="00093F73"/>
    <w:rsid w:val="00095154"/>
    <w:rsid w:val="000956A5"/>
    <w:rsid w:val="000958A5"/>
    <w:rsid w:val="00095C46"/>
    <w:rsid w:val="000960A5"/>
    <w:rsid w:val="000A0CFA"/>
    <w:rsid w:val="000A2CEB"/>
    <w:rsid w:val="000A31F8"/>
    <w:rsid w:val="000A33ED"/>
    <w:rsid w:val="000A3A23"/>
    <w:rsid w:val="000A4646"/>
    <w:rsid w:val="000A4BF4"/>
    <w:rsid w:val="000A5C6B"/>
    <w:rsid w:val="000A6F87"/>
    <w:rsid w:val="000A73A8"/>
    <w:rsid w:val="000B1437"/>
    <w:rsid w:val="000B18DC"/>
    <w:rsid w:val="000B21E3"/>
    <w:rsid w:val="000B25CD"/>
    <w:rsid w:val="000B291D"/>
    <w:rsid w:val="000B2CCB"/>
    <w:rsid w:val="000B3378"/>
    <w:rsid w:val="000B4083"/>
    <w:rsid w:val="000B43DC"/>
    <w:rsid w:val="000B5455"/>
    <w:rsid w:val="000B62C2"/>
    <w:rsid w:val="000B62E7"/>
    <w:rsid w:val="000B78E7"/>
    <w:rsid w:val="000C1EF0"/>
    <w:rsid w:val="000C1FDA"/>
    <w:rsid w:val="000C2289"/>
    <w:rsid w:val="000C2953"/>
    <w:rsid w:val="000C2BFA"/>
    <w:rsid w:val="000C2F8E"/>
    <w:rsid w:val="000C3262"/>
    <w:rsid w:val="000C3998"/>
    <w:rsid w:val="000C41B1"/>
    <w:rsid w:val="000C4F6F"/>
    <w:rsid w:val="000C62D6"/>
    <w:rsid w:val="000C6986"/>
    <w:rsid w:val="000C7B91"/>
    <w:rsid w:val="000D0D64"/>
    <w:rsid w:val="000D10E6"/>
    <w:rsid w:val="000D16F6"/>
    <w:rsid w:val="000D321F"/>
    <w:rsid w:val="000D5C3A"/>
    <w:rsid w:val="000D7AFC"/>
    <w:rsid w:val="000E1B65"/>
    <w:rsid w:val="000E1FE5"/>
    <w:rsid w:val="000E2567"/>
    <w:rsid w:val="000E2B84"/>
    <w:rsid w:val="000E4035"/>
    <w:rsid w:val="000E4672"/>
    <w:rsid w:val="000E5F53"/>
    <w:rsid w:val="000E6502"/>
    <w:rsid w:val="000E6820"/>
    <w:rsid w:val="000E72EB"/>
    <w:rsid w:val="000F114A"/>
    <w:rsid w:val="000F2057"/>
    <w:rsid w:val="000F2E17"/>
    <w:rsid w:val="000F3474"/>
    <w:rsid w:val="000F3A4E"/>
    <w:rsid w:val="000F4E7F"/>
    <w:rsid w:val="000F62BE"/>
    <w:rsid w:val="000F6888"/>
    <w:rsid w:val="000F6BA6"/>
    <w:rsid w:val="000F73E3"/>
    <w:rsid w:val="001039AE"/>
    <w:rsid w:val="00103DDE"/>
    <w:rsid w:val="00104F1E"/>
    <w:rsid w:val="00105C43"/>
    <w:rsid w:val="0010629F"/>
    <w:rsid w:val="00106C7A"/>
    <w:rsid w:val="0011169E"/>
    <w:rsid w:val="0011174A"/>
    <w:rsid w:val="00113BA8"/>
    <w:rsid w:val="001143B7"/>
    <w:rsid w:val="00117192"/>
    <w:rsid w:val="00120747"/>
    <w:rsid w:val="00120E09"/>
    <w:rsid w:val="001210FC"/>
    <w:rsid w:val="00121354"/>
    <w:rsid w:val="001213C9"/>
    <w:rsid w:val="00121532"/>
    <w:rsid w:val="001252EC"/>
    <w:rsid w:val="00126185"/>
    <w:rsid w:val="001273AA"/>
    <w:rsid w:val="00131FDB"/>
    <w:rsid w:val="00132679"/>
    <w:rsid w:val="00132CFC"/>
    <w:rsid w:val="00134313"/>
    <w:rsid w:val="0013694A"/>
    <w:rsid w:val="00136F7C"/>
    <w:rsid w:val="00137997"/>
    <w:rsid w:val="00141B85"/>
    <w:rsid w:val="00144CC1"/>
    <w:rsid w:val="00146410"/>
    <w:rsid w:val="00146451"/>
    <w:rsid w:val="00146A74"/>
    <w:rsid w:val="00146AC8"/>
    <w:rsid w:val="00146C7B"/>
    <w:rsid w:val="00147643"/>
    <w:rsid w:val="00147F1B"/>
    <w:rsid w:val="00151C05"/>
    <w:rsid w:val="00152727"/>
    <w:rsid w:val="0015323C"/>
    <w:rsid w:val="00153799"/>
    <w:rsid w:val="001547F1"/>
    <w:rsid w:val="001551C5"/>
    <w:rsid w:val="00155F99"/>
    <w:rsid w:val="001561A8"/>
    <w:rsid w:val="0015775C"/>
    <w:rsid w:val="00157C42"/>
    <w:rsid w:val="00157FC9"/>
    <w:rsid w:val="0016007E"/>
    <w:rsid w:val="001618B1"/>
    <w:rsid w:val="001619D1"/>
    <w:rsid w:val="0016339D"/>
    <w:rsid w:val="00166179"/>
    <w:rsid w:val="00167D5F"/>
    <w:rsid w:val="00170C35"/>
    <w:rsid w:val="00171036"/>
    <w:rsid w:val="0017146B"/>
    <w:rsid w:val="001722E7"/>
    <w:rsid w:val="00172AA3"/>
    <w:rsid w:val="00173CAB"/>
    <w:rsid w:val="00174F5B"/>
    <w:rsid w:val="00175985"/>
    <w:rsid w:val="001766E7"/>
    <w:rsid w:val="00176F04"/>
    <w:rsid w:val="001777ED"/>
    <w:rsid w:val="00177890"/>
    <w:rsid w:val="0018075A"/>
    <w:rsid w:val="00180B8F"/>
    <w:rsid w:val="001811EB"/>
    <w:rsid w:val="00181B5C"/>
    <w:rsid w:val="00181EEC"/>
    <w:rsid w:val="0018294B"/>
    <w:rsid w:val="00182B17"/>
    <w:rsid w:val="0018598D"/>
    <w:rsid w:val="00185A79"/>
    <w:rsid w:val="00187600"/>
    <w:rsid w:val="00192918"/>
    <w:rsid w:val="00193D29"/>
    <w:rsid w:val="00193E1E"/>
    <w:rsid w:val="00194484"/>
    <w:rsid w:val="001945D7"/>
    <w:rsid w:val="001955D8"/>
    <w:rsid w:val="00195C10"/>
    <w:rsid w:val="00195C4E"/>
    <w:rsid w:val="001A2434"/>
    <w:rsid w:val="001A3220"/>
    <w:rsid w:val="001A5D6C"/>
    <w:rsid w:val="001A5E44"/>
    <w:rsid w:val="001A6347"/>
    <w:rsid w:val="001A670D"/>
    <w:rsid w:val="001A6E3A"/>
    <w:rsid w:val="001A6F9D"/>
    <w:rsid w:val="001A7513"/>
    <w:rsid w:val="001A7842"/>
    <w:rsid w:val="001B0716"/>
    <w:rsid w:val="001B2B6C"/>
    <w:rsid w:val="001B3BB0"/>
    <w:rsid w:val="001B4175"/>
    <w:rsid w:val="001B4FA2"/>
    <w:rsid w:val="001B5B95"/>
    <w:rsid w:val="001B68E9"/>
    <w:rsid w:val="001B7768"/>
    <w:rsid w:val="001B7F97"/>
    <w:rsid w:val="001C0584"/>
    <w:rsid w:val="001C05D3"/>
    <w:rsid w:val="001C084B"/>
    <w:rsid w:val="001C2095"/>
    <w:rsid w:val="001C2BC0"/>
    <w:rsid w:val="001C34D3"/>
    <w:rsid w:val="001C3630"/>
    <w:rsid w:val="001C3C69"/>
    <w:rsid w:val="001C5D1A"/>
    <w:rsid w:val="001D063F"/>
    <w:rsid w:val="001D0F6C"/>
    <w:rsid w:val="001D149D"/>
    <w:rsid w:val="001D1B2B"/>
    <w:rsid w:val="001D38A8"/>
    <w:rsid w:val="001D3D23"/>
    <w:rsid w:val="001D4368"/>
    <w:rsid w:val="001D43B4"/>
    <w:rsid w:val="001D52C6"/>
    <w:rsid w:val="001D5839"/>
    <w:rsid w:val="001D5D8F"/>
    <w:rsid w:val="001D6529"/>
    <w:rsid w:val="001D6F16"/>
    <w:rsid w:val="001D7E23"/>
    <w:rsid w:val="001E0852"/>
    <w:rsid w:val="001E0B6E"/>
    <w:rsid w:val="001E0D9B"/>
    <w:rsid w:val="001E1773"/>
    <w:rsid w:val="001E2DED"/>
    <w:rsid w:val="001E43E9"/>
    <w:rsid w:val="001E487A"/>
    <w:rsid w:val="001E5DAE"/>
    <w:rsid w:val="001E6115"/>
    <w:rsid w:val="001E6287"/>
    <w:rsid w:val="001E686D"/>
    <w:rsid w:val="001F0947"/>
    <w:rsid w:val="001F0E3E"/>
    <w:rsid w:val="001F13F8"/>
    <w:rsid w:val="001F2255"/>
    <w:rsid w:val="001F2D52"/>
    <w:rsid w:val="001F4968"/>
    <w:rsid w:val="001F5182"/>
    <w:rsid w:val="001F5322"/>
    <w:rsid w:val="001F62A2"/>
    <w:rsid w:val="001F700E"/>
    <w:rsid w:val="001F7BC6"/>
    <w:rsid w:val="00200BC6"/>
    <w:rsid w:val="00201B58"/>
    <w:rsid w:val="00201BF0"/>
    <w:rsid w:val="00201D4D"/>
    <w:rsid w:val="00202DE8"/>
    <w:rsid w:val="00203DD8"/>
    <w:rsid w:val="00203EFF"/>
    <w:rsid w:val="0020479A"/>
    <w:rsid w:val="0020546B"/>
    <w:rsid w:val="00207F51"/>
    <w:rsid w:val="002113B0"/>
    <w:rsid w:val="0021245D"/>
    <w:rsid w:val="00212E4E"/>
    <w:rsid w:val="0021613C"/>
    <w:rsid w:val="0021716F"/>
    <w:rsid w:val="00220796"/>
    <w:rsid w:val="00220C28"/>
    <w:rsid w:val="00220C32"/>
    <w:rsid w:val="002224DB"/>
    <w:rsid w:val="00222914"/>
    <w:rsid w:val="00224543"/>
    <w:rsid w:val="00225F16"/>
    <w:rsid w:val="0023023C"/>
    <w:rsid w:val="00230E22"/>
    <w:rsid w:val="0023124C"/>
    <w:rsid w:val="00231560"/>
    <w:rsid w:val="00232F48"/>
    <w:rsid w:val="00233782"/>
    <w:rsid w:val="0023521F"/>
    <w:rsid w:val="00235C11"/>
    <w:rsid w:val="00235F58"/>
    <w:rsid w:val="002360EF"/>
    <w:rsid w:val="002374B8"/>
    <w:rsid w:val="00237E49"/>
    <w:rsid w:val="00240013"/>
    <w:rsid w:val="00240EC5"/>
    <w:rsid w:val="00242504"/>
    <w:rsid w:val="00245885"/>
    <w:rsid w:val="00246A08"/>
    <w:rsid w:val="00250055"/>
    <w:rsid w:val="002503E7"/>
    <w:rsid w:val="00250678"/>
    <w:rsid w:val="00250701"/>
    <w:rsid w:val="002507A4"/>
    <w:rsid w:val="002508FE"/>
    <w:rsid w:val="002510E5"/>
    <w:rsid w:val="002511CA"/>
    <w:rsid w:val="00251E3E"/>
    <w:rsid w:val="00253947"/>
    <w:rsid w:val="00254D3C"/>
    <w:rsid w:val="00257EBF"/>
    <w:rsid w:val="002604B5"/>
    <w:rsid w:val="00261D84"/>
    <w:rsid w:val="00261E2D"/>
    <w:rsid w:val="00263653"/>
    <w:rsid w:val="0026480A"/>
    <w:rsid w:val="00265631"/>
    <w:rsid w:val="00266DA8"/>
    <w:rsid w:val="00266E10"/>
    <w:rsid w:val="00271CA2"/>
    <w:rsid w:val="00272564"/>
    <w:rsid w:val="002730BA"/>
    <w:rsid w:val="00273867"/>
    <w:rsid w:val="002749B0"/>
    <w:rsid w:val="00276240"/>
    <w:rsid w:val="0027684A"/>
    <w:rsid w:val="00277E4A"/>
    <w:rsid w:val="00280C52"/>
    <w:rsid w:val="0028133B"/>
    <w:rsid w:val="0028276D"/>
    <w:rsid w:val="00282940"/>
    <w:rsid w:val="002831B9"/>
    <w:rsid w:val="00283CD1"/>
    <w:rsid w:val="00283D66"/>
    <w:rsid w:val="00284702"/>
    <w:rsid w:val="002852C8"/>
    <w:rsid w:val="00286177"/>
    <w:rsid w:val="002869DB"/>
    <w:rsid w:val="00287877"/>
    <w:rsid w:val="00290232"/>
    <w:rsid w:val="002903C5"/>
    <w:rsid w:val="00290EFE"/>
    <w:rsid w:val="00291389"/>
    <w:rsid w:val="002940CA"/>
    <w:rsid w:val="002952F5"/>
    <w:rsid w:val="002970A0"/>
    <w:rsid w:val="00297414"/>
    <w:rsid w:val="002A1C90"/>
    <w:rsid w:val="002A2E9C"/>
    <w:rsid w:val="002A3610"/>
    <w:rsid w:val="002A5447"/>
    <w:rsid w:val="002A6619"/>
    <w:rsid w:val="002B0D4A"/>
    <w:rsid w:val="002B1CD0"/>
    <w:rsid w:val="002B3506"/>
    <w:rsid w:val="002B56C3"/>
    <w:rsid w:val="002B7C09"/>
    <w:rsid w:val="002C0483"/>
    <w:rsid w:val="002C050C"/>
    <w:rsid w:val="002C0939"/>
    <w:rsid w:val="002C0E5C"/>
    <w:rsid w:val="002C1432"/>
    <w:rsid w:val="002C1F13"/>
    <w:rsid w:val="002C287F"/>
    <w:rsid w:val="002C2991"/>
    <w:rsid w:val="002C2BF0"/>
    <w:rsid w:val="002C530E"/>
    <w:rsid w:val="002C6C0D"/>
    <w:rsid w:val="002D14B3"/>
    <w:rsid w:val="002D162F"/>
    <w:rsid w:val="002D3188"/>
    <w:rsid w:val="002D31F1"/>
    <w:rsid w:val="002D37B2"/>
    <w:rsid w:val="002D63A9"/>
    <w:rsid w:val="002D7981"/>
    <w:rsid w:val="002E159B"/>
    <w:rsid w:val="002E181C"/>
    <w:rsid w:val="002E3056"/>
    <w:rsid w:val="002E3C58"/>
    <w:rsid w:val="002E49E9"/>
    <w:rsid w:val="002E64BA"/>
    <w:rsid w:val="002E66D3"/>
    <w:rsid w:val="002E724F"/>
    <w:rsid w:val="002E7D77"/>
    <w:rsid w:val="002F0590"/>
    <w:rsid w:val="002F0B7D"/>
    <w:rsid w:val="002F2E21"/>
    <w:rsid w:val="002F3948"/>
    <w:rsid w:val="002F674F"/>
    <w:rsid w:val="002F6B42"/>
    <w:rsid w:val="002F76CC"/>
    <w:rsid w:val="0030077C"/>
    <w:rsid w:val="00300BCE"/>
    <w:rsid w:val="00301014"/>
    <w:rsid w:val="00301821"/>
    <w:rsid w:val="00302626"/>
    <w:rsid w:val="003026AF"/>
    <w:rsid w:val="0030332E"/>
    <w:rsid w:val="00304B30"/>
    <w:rsid w:val="00305032"/>
    <w:rsid w:val="00305BB8"/>
    <w:rsid w:val="00305E69"/>
    <w:rsid w:val="003064C9"/>
    <w:rsid w:val="00306B96"/>
    <w:rsid w:val="00307A30"/>
    <w:rsid w:val="00307AC9"/>
    <w:rsid w:val="00307B12"/>
    <w:rsid w:val="0031103D"/>
    <w:rsid w:val="00311FBB"/>
    <w:rsid w:val="0031300C"/>
    <w:rsid w:val="0031357E"/>
    <w:rsid w:val="00313706"/>
    <w:rsid w:val="00313ADB"/>
    <w:rsid w:val="003149AA"/>
    <w:rsid w:val="00317D92"/>
    <w:rsid w:val="003218CB"/>
    <w:rsid w:val="00321C86"/>
    <w:rsid w:val="0032260E"/>
    <w:rsid w:val="003226C5"/>
    <w:rsid w:val="00323463"/>
    <w:rsid w:val="0032354E"/>
    <w:rsid w:val="00325D3C"/>
    <w:rsid w:val="003279EC"/>
    <w:rsid w:val="003303BC"/>
    <w:rsid w:val="00330A94"/>
    <w:rsid w:val="00330FBC"/>
    <w:rsid w:val="00332DD8"/>
    <w:rsid w:val="00333362"/>
    <w:rsid w:val="0033527C"/>
    <w:rsid w:val="00335CC4"/>
    <w:rsid w:val="0033734A"/>
    <w:rsid w:val="00341A61"/>
    <w:rsid w:val="003420E0"/>
    <w:rsid w:val="00342929"/>
    <w:rsid w:val="00344F4A"/>
    <w:rsid w:val="00344FBA"/>
    <w:rsid w:val="0034680E"/>
    <w:rsid w:val="003469A4"/>
    <w:rsid w:val="00346BE8"/>
    <w:rsid w:val="00353274"/>
    <w:rsid w:val="003532E3"/>
    <w:rsid w:val="00353648"/>
    <w:rsid w:val="00353680"/>
    <w:rsid w:val="00354EAD"/>
    <w:rsid w:val="00355756"/>
    <w:rsid w:val="00356196"/>
    <w:rsid w:val="00356CD2"/>
    <w:rsid w:val="00356E2B"/>
    <w:rsid w:val="0035702D"/>
    <w:rsid w:val="00357149"/>
    <w:rsid w:val="003577ED"/>
    <w:rsid w:val="003603F1"/>
    <w:rsid w:val="00360D48"/>
    <w:rsid w:val="00360E3D"/>
    <w:rsid w:val="003633CB"/>
    <w:rsid w:val="00364289"/>
    <w:rsid w:val="00364C52"/>
    <w:rsid w:val="003672F6"/>
    <w:rsid w:val="00367485"/>
    <w:rsid w:val="003678F0"/>
    <w:rsid w:val="0037008A"/>
    <w:rsid w:val="003719D4"/>
    <w:rsid w:val="00371C2C"/>
    <w:rsid w:val="0037285E"/>
    <w:rsid w:val="00372A68"/>
    <w:rsid w:val="0037301C"/>
    <w:rsid w:val="0037417F"/>
    <w:rsid w:val="00381F72"/>
    <w:rsid w:val="00382239"/>
    <w:rsid w:val="00383258"/>
    <w:rsid w:val="00383419"/>
    <w:rsid w:val="00383939"/>
    <w:rsid w:val="003850C3"/>
    <w:rsid w:val="00386947"/>
    <w:rsid w:val="00387971"/>
    <w:rsid w:val="00387C79"/>
    <w:rsid w:val="00387F21"/>
    <w:rsid w:val="00387FED"/>
    <w:rsid w:val="00391906"/>
    <w:rsid w:val="00392EDD"/>
    <w:rsid w:val="0039303C"/>
    <w:rsid w:val="003942B2"/>
    <w:rsid w:val="003944B5"/>
    <w:rsid w:val="003963E6"/>
    <w:rsid w:val="003A01E9"/>
    <w:rsid w:val="003A0298"/>
    <w:rsid w:val="003A090F"/>
    <w:rsid w:val="003A2B30"/>
    <w:rsid w:val="003A2D74"/>
    <w:rsid w:val="003A3043"/>
    <w:rsid w:val="003A36A7"/>
    <w:rsid w:val="003A3EE4"/>
    <w:rsid w:val="003A44C3"/>
    <w:rsid w:val="003A4C91"/>
    <w:rsid w:val="003A54DC"/>
    <w:rsid w:val="003A58A2"/>
    <w:rsid w:val="003A5924"/>
    <w:rsid w:val="003A6051"/>
    <w:rsid w:val="003A6273"/>
    <w:rsid w:val="003A6880"/>
    <w:rsid w:val="003A7C2D"/>
    <w:rsid w:val="003B2861"/>
    <w:rsid w:val="003B2AF9"/>
    <w:rsid w:val="003B3ACD"/>
    <w:rsid w:val="003B4417"/>
    <w:rsid w:val="003B4A98"/>
    <w:rsid w:val="003B5E84"/>
    <w:rsid w:val="003B7508"/>
    <w:rsid w:val="003B7D74"/>
    <w:rsid w:val="003C135C"/>
    <w:rsid w:val="003C27AC"/>
    <w:rsid w:val="003C2C26"/>
    <w:rsid w:val="003C3F9E"/>
    <w:rsid w:val="003C5D7E"/>
    <w:rsid w:val="003C6339"/>
    <w:rsid w:val="003C68BB"/>
    <w:rsid w:val="003C6C5E"/>
    <w:rsid w:val="003D12D2"/>
    <w:rsid w:val="003D1B63"/>
    <w:rsid w:val="003D3030"/>
    <w:rsid w:val="003D3CA8"/>
    <w:rsid w:val="003D404E"/>
    <w:rsid w:val="003D42FC"/>
    <w:rsid w:val="003D6369"/>
    <w:rsid w:val="003D7040"/>
    <w:rsid w:val="003D735A"/>
    <w:rsid w:val="003D7AAE"/>
    <w:rsid w:val="003D7AFA"/>
    <w:rsid w:val="003E0C38"/>
    <w:rsid w:val="003E0E76"/>
    <w:rsid w:val="003E268D"/>
    <w:rsid w:val="003E2A04"/>
    <w:rsid w:val="003E3316"/>
    <w:rsid w:val="003E482E"/>
    <w:rsid w:val="003E587B"/>
    <w:rsid w:val="003E58D9"/>
    <w:rsid w:val="003E5F53"/>
    <w:rsid w:val="003E61E5"/>
    <w:rsid w:val="003E6D0D"/>
    <w:rsid w:val="003F05CD"/>
    <w:rsid w:val="003F12F0"/>
    <w:rsid w:val="003F1AC3"/>
    <w:rsid w:val="003F1EA5"/>
    <w:rsid w:val="003F3152"/>
    <w:rsid w:val="003F70DA"/>
    <w:rsid w:val="003F7512"/>
    <w:rsid w:val="00400682"/>
    <w:rsid w:val="00400B31"/>
    <w:rsid w:val="00400B4E"/>
    <w:rsid w:val="004030CC"/>
    <w:rsid w:val="00403516"/>
    <w:rsid w:val="0040383C"/>
    <w:rsid w:val="0040621A"/>
    <w:rsid w:val="00406ED3"/>
    <w:rsid w:val="00407666"/>
    <w:rsid w:val="00410544"/>
    <w:rsid w:val="004123F3"/>
    <w:rsid w:val="00412BDE"/>
    <w:rsid w:val="00412FCC"/>
    <w:rsid w:val="00413BCB"/>
    <w:rsid w:val="00413EB1"/>
    <w:rsid w:val="004146F5"/>
    <w:rsid w:val="0041477E"/>
    <w:rsid w:val="00414E1A"/>
    <w:rsid w:val="004161C5"/>
    <w:rsid w:val="00417624"/>
    <w:rsid w:val="00421475"/>
    <w:rsid w:val="00424ED1"/>
    <w:rsid w:val="004253D8"/>
    <w:rsid w:val="00425655"/>
    <w:rsid w:val="0042582A"/>
    <w:rsid w:val="00426107"/>
    <w:rsid w:val="00430C53"/>
    <w:rsid w:val="004320A8"/>
    <w:rsid w:val="004328D7"/>
    <w:rsid w:val="00432D92"/>
    <w:rsid w:val="00432FF5"/>
    <w:rsid w:val="00434090"/>
    <w:rsid w:val="00434917"/>
    <w:rsid w:val="00437174"/>
    <w:rsid w:val="00437B90"/>
    <w:rsid w:val="00437F48"/>
    <w:rsid w:val="00440130"/>
    <w:rsid w:val="00440AF5"/>
    <w:rsid w:val="00441120"/>
    <w:rsid w:val="00441AFD"/>
    <w:rsid w:val="00444980"/>
    <w:rsid w:val="00444C25"/>
    <w:rsid w:val="00445305"/>
    <w:rsid w:val="0044685E"/>
    <w:rsid w:val="004469FC"/>
    <w:rsid w:val="00446C6A"/>
    <w:rsid w:val="00447E35"/>
    <w:rsid w:val="0045088A"/>
    <w:rsid w:val="0045097D"/>
    <w:rsid w:val="004518EE"/>
    <w:rsid w:val="00452840"/>
    <w:rsid w:val="00452983"/>
    <w:rsid w:val="00452A46"/>
    <w:rsid w:val="00453120"/>
    <w:rsid w:val="00457F07"/>
    <w:rsid w:val="00462107"/>
    <w:rsid w:val="00463797"/>
    <w:rsid w:val="004638E9"/>
    <w:rsid w:val="00470DF2"/>
    <w:rsid w:val="00472405"/>
    <w:rsid w:val="004730CE"/>
    <w:rsid w:val="004736F0"/>
    <w:rsid w:val="004808E1"/>
    <w:rsid w:val="0048160C"/>
    <w:rsid w:val="00481F25"/>
    <w:rsid w:val="00482076"/>
    <w:rsid w:val="00482603"/>
    <w:rsid w:val="004832E4"/>
    <w:rsid w:val="00484567"/>
    <w:rsid w:val="00484976"/>
    <w:rsid w:val="00484B24"/>
    <w:rsid w:val="00484D20"/>
    <w:rsid w:val="004866C1"/>
    <w:rsid w:val="004902B7"/>
    <w:rsid w:val="00490FC4"/>
    <w:rsid w:val="00491106"/>
    <w:rsid w:val="00495853"/>
    <w:rsid w:val="00495C8E"/>
    <w:rsid w:val="00495F6F"/>
    <w:rsid w:val="0049715C"/>
    <w:rsid w:val="0049770E"/>
    <w:rsid w:val="004A0C5A"/>
    <w:rsid w:val="004A2123"/>
    <w:rsid w:val="004A6984"/>
    <w:rsid w:val="004A7F84"/>
    <w:rsid w:val="004B1D89"/>
    <w:rsid w:val="004B3CDD"/>
    <w:rsid w:val="004B4E3D"/>
    <w:rsid w:val="004B5110"/>
    <w:rsid w:val="004B6A3C"/>
    <w:rsid w:val="004B72AD"/>
    <w:rsid w:val="004C1145"/>
    <w:rsid w:val="004C187D"/>
    <w:rsid w:val="004C5F01"/>
    <w:rsid w:val="004C6162"/>
    <w:rsid w:val="004C6AC9"/>
    <w:rsid w:val="004C6EB6"/>
    <w:rsid w:val="004C6F4D"/>
    <w:rsid w:val="004C7695"/>
    <w:rsid w:val="004D07A3"/>
    <w:rsid w:val="004D1296"/>
    <w:rsid w:val="004D30A4"/>
    <w:rsid w:val="004D482D"/>
    <w:rsid w:val="004D4ED9"/>
    <w:rsid w:val="004D5208"/>
    <w:rsid w:val="004D56C4"/>
    <w:rsid w:val="004E0273"/>
    <w:rsid w:val="004E0B65"/>
    <w:rsid w:val="004E16BC"/>
    <w:rsid w:val="004E1FB0"/>
    <w:rsid w:val="004E240A"/>
    <w:rsid w:val="004E295C"/>
    <w:rsid w:val="004E46F9"/>
    <w:rsid w:val="004E484F"/>
    <w:rsid w:val="004E4939"/>
    <w:rsid w:val="004E4C3A"/>
    <w:rsid w:val="004E5E87"/>
    <w:rsid w:val="004E614C"/>
    <w:rsid w:val="004E62C2"/>
    <w:rsid w:val="004E6D18"/>
    <w:rsid w:val="004E70D2"/>
    <w:rsid w:val="004E7FB8"/>
    <w:rsid w:val="004F11CD"/>
    <w:rsid w:val="004F258F"/>
    <w:rsid w:val="004F311E"/>
    <w:rsid w:val="004F4F3A"/>
    <w:rsid w:val="004F660B"/>
    <w:rsid w:val="004F7127"/>
    <w:rsid w:val="004F79D6"/>
    <w:rsid w:val="005018B3"/>
    <w:rsid w:val="00502105"/>
    <w:rsid w:val="005030E0"/>
    <w:rsid w:val="00503B14"/>
    <w:rsid w:val="0050477D"/>
    <w:rsid w:val="005075B1"/>
    <w:rsid w:val="00510973"/>
    <w:rsid w:val="00510A3E"/>
    <w:rsid w:val="005118B4"/>
    <w:rsid w:val="005123A7"/>
    <w:rsid w:val="00512B3E"/>
    <w:rsid w:val="00512BDA"/>
    <w:rsid w:val="00513305"/>
    <w:rsid w:val="005167EC"/>
    <w:rsid w:val="005210C5"/>
    <w:rsid w:val="00521402"/>
    <w:rsid w:val="00522986"/>
    <w:rsid w:val="0052312C"/>
    <w:rsid w:val="00523F1A"/>
    <w:rsid w:val="005245F0"/>
    <w:rsid w:val="00525160"/>
    <w:rsid w:val="00525C2D"/>
    <w:rsid w:val="00526A10"/>
    <w:rsid w:val="005274EA"/>
    <w:rsid w:val="00530408"/>
    <w:rsid w:val="005308FF"/>
    <w:rsid w:val="00530DEF"/>
    <w:rsid w:val="00531A23"/>
    <w:rsid w:val="005330DD"/>
    <w:rsid w:val="00533525"/>
    <w:rsid w:val="00534BEA"/>
    <w:rsid w:val="0053572E"/>
    <w:rsid w:val="00535988"/>
    <w:rsid w:val="00535B4E"/>
    <w:rsid w:val="00536439"/>
    <w:rsid w:val="00540D66"/>
    <w:rsid w:val="005422F6"/>
    <w:rsid w:val="00542E9E"/>
    <w:rsid w:val="0054330C"/>
    <w:rsid w:val="00543476"/>
    <w:rsid w:val="0054400A"/>
    <w:rsid w:val="00544543"/>
    <w:rsid w:val="00544C04"/>
    <w:rsid w:val="00544C50"/>
    <w:rsid w:val="0054562D"/>
    <w:rsid w:val="005473E4"/>
    <w:rsid w:val="0055127C"/>
    <w:rsid w:val="0055266E"/>
    <w:rsid w:val="005555C4"/>
    <w:rsid w:val="00555771"/>
    <w:rsid w:val="00556F33"/>
    <w:rsid w:val="005572D5"/>
    <w:rsid w:val="0055733C"/>
    <w:rsid w:val="005602D9"/>
    <w:rsid w:val="00561568"/>
    <w:rsid w:val="0056240B"/>
    <w:rsid w:val="00562478"/>
    <w:rsid w:val="005628B9"/>
    <w:rsid w:val="00562E0D"/>
    <w:rsid w:val="0056398B"/>
    <w:rsid w:val="005657E1"/>
    <w:rsid w:val="00565B6B"/>
    <w:rsid w:val="00565E9C"/>
    <w:rsid w:val="0056694F"/>
    <w:rsid w:val="0057041F"/>
    <w:rsid w:val="005704B8"/>
    <w:rsid w:val="00571142"/>
    <w:rsid w:val="00571FFC"/>
    <w:rsid w:val="005725AA"/>
    <w:rsid w:val="00572A16"/>
    <w:rsid w:val="00574876"/>
    <w:rsid w:val="00574AE5"/>
    <w:rsid w:val="005754B6"/>
    <w:rsid w:val="00575E96"/>
    <w:rsid w:val="00576483"/>
    <w:rsid w:val="005770B5"/>
    <w:rsid w:val="00580C08"/>
    <w:rsid w:val="00581283"/>
    <w:rsid w:val="005824D0"/>
    <w:rsid w:val="005833C7"/>
    <w:rsid w:val="00583B26"/>
    <w:rsid w:val="0058610A"/>
    <w:rsid w:val="005867B4"/>
    <w:rsid w:val="00586E08"/>
    <w:rsid w:val="00586E3C"/>
    <w:rsid w:val="005879CC"/>
    <w:rsid w:val="00590A4B"/>
    <w:rsid w:val="00591E22"/>
    <w:rsid w:val="00592014"/>
    <w:rsid w:val="00592124"/>
    <w:rsid w:val="00592B5A"/>
    <w:rsid w:val="005930FF"/>
    <w:rsid w:val="005931FF"/>
    <w:rsid w:val="00593A32"/>
    <w:rsid w:val="00595440"/>
    <w:rsid w:val="00595673"/>
    <w:rsid w:val="0059655D"/>
    <w:rsid w:val="005966CD"/>
    <w:rsid w:val="00597469"/>
    <w:rsid w:val="005A08FF"/>
    <w:rsid w:val="005A29B5"/>
    <w:rsid w:val="005A3034"/>
    <w:rsid w:val="005A3411"/>
    <w:rsid w:val="005A3D23"/>
    <w:rsid w:val="005A4801"/>
    <w:rsid w:val="005A5585"/>
    <w:rsid w:val="005A575B"/>
    <w:rsid w:val="005A64FF"/>
    <w:rsid w:val="005A703F"/>
    <w:rsid w:val="005A74ED"/>
    <w:rsid w:val="005A7DA9"/>
    <w:rsid w:val="005A7ED8"/>
    <w:rsid w:val="005B0690"/>
    <w:rsid w:val="005B0C50"/>
    <w:rsid w:val="005B16B6"/>
    <w:rsid w:val="005B5276"/>
    <w:rsid w:val="005B5335"/>
    <w:rsid w:val="005B5948"/>
    <w:rsid w:val="005B5DF4"/>
    <w:rsid w:val="005B6558"/>
    <w:rsid w:val="005B6EFD"/>
    <w:rsid w:val="005C1103"/>
    <w:rsid w:val="005C12B5"/>
    <w:rsid w:val="005C1A15"/>
    <w:rsid w:val="005C1A54"/>
    <w:rsid w:val="005C2E0E"/>
    <w:rsid w:val="005C3432"/>
    <w:rsid w:val="005C39C7"/>
    <w:rsid w:val="005C56E6"/>
    <w:rsid w:val="005C74C3"/>
    <w:rsid w:val="005D030C"/>
    <w:rsid w:val="005D1168"/>
    <w:rsid w:val="005D1BD0"/>
    <w:rsid w:val="005D25D6"/>
    <w:rsid w:val="005D2A69"/>
    <w:rsid w:val="005D3444"/>
    <w:rsid w:val="005D44E9"/>
    <w:rsid w:val="005D4C53"/>
    <w:rsid w:val="005D5A28"/>
    <w:rsid w:val="005D5FBE"/>
    <w:rsid w:val="005D66E4"/>
    <w:rsid w:val="005D74DB"/>
    <w:rsid w:val="005E0E9D"/>
    <w:rsid w:val="005E15F0"/>
    <w:rsid w:val="005E1C59"/>
    <w:rsid w:val="005E22F1"/>
    <w:rsid w:val="005E27AA"/>
    <w:rsid w:val="005E2EB4"/>
    <w:rsid w:val="005E2FD1"/>
    <w:rsid w:val="005E3979"/>
    <w:rsid w:val="005E4F65"/>
    <w:rsid w:val="005E50DB"/>
    <w:rsid w:val="005F016C"/>
    <w:rsid w:val="005F0D78"/>
    <w:rsid w:val="005F1FB5"/>
    <w:rsid w:val="005F2C9D"/>
    <w:rsid w:val="005F3655"/>
    <w:rsid w:val="005F51E3"/>
    <w:rsid w:val="005F62C3"/>
    <w:rsid w:val="005F755E"/>
    <w:rsid w:val="00600B43"/>
    <w:rsid w:val="006036F9"/>
    <w:rsid w:val="006058A6"/>
    <w:rsid w:val="0060626F"/>
    <w:rsid w:val="00607103"/>
    <w:rsid w:val="00607AB3"/>
    <w:rsid w:val="00607B7F"/>
    <w:rsid w:val="00611694"/>
    <w:rsid w:val="00611A0F"/>
    <w:rsid w:val="00611F27"/>
    <w:rsid w:val="00613E86"/>
    <w:rsid w:val="00615010"/>
    <w:rsid w:val="006166A8"/>
    <w:rsid w:val="00616985"/>
    <w:rsid w:val="006173D0"/>
    <w:rsid w:val="006202A1"/>
    <w:rsid w:val="00620689"/>
    <w:rsid w:val="0062476C"/>
    <w:rsid w:val="00624992"/>
    <w:rsid w:val="006256A6"/>
    <w:rsid w:val="00625A98"/>
    <w:rsid w:val="00625F7B"/>
    <w:rsid w:val="00626D9F"/>
    <w:rsid w:val="00627570"/>
    <w:rsid w:val="0062777B"/>
    <w:rsid w:val="00630DA8"/>
    <w:rsid w:val="00632460"/>
    <w:rsid w:val="0063303F"/>
    <w:rsid w:val="00633251"/>
    <w:rsid w:val="00634299"/>
    <w:rsid w:val="00634656"/>
    <w:rsid w:val="00634F46"/>
    <w:rsid w:val="00637838"/>
    <w:rsid w:val="00637D7C"/>
    <w:rsid w:val="0064014E"/>
    <w:rsid w:val="00641824"/>
    <w:rsid w:val="00642A1D"/>
    <w:rsid w:val="006430E1"/>
    <w:rsid w:val="0064339A"/>
    <w:rsid w:val="00643A57"/>
    <w:rsid w:val="00643D87"/>
    <w:rsid w:val="00644231"/>
    <w:rsid w:val="0064553F"/>
    <w:rsid w:val="00647587"/>
    <w:rsid w:val="006528A9"/>
    <w:rsid w:val="006530F5"/>
    <w:rsid w:val="006544B6"/>
    <w:rsid w:val="00654527"/>
    <w:rsid w:val="0065475E"/>
    <w:rsid w:val="00654A4E"/>
    <w:rsid w:val="00654C6D"/>
    <w:rsid w:val="006553C5"/>
    <w:rsid w:val="00655C20"/>
    <w:rsid w:val="006610EC"/>
    <w:rsid w:val="006613BC"/>
    <w:rsid w:val="006627B7"/>
    <w:rsid w:val="006646F1"/>
    <w:rsid w:val="00666FC4"/>
    <w:rsid w:val="0067048D"/>
    <w:rsid w:val="00670FF0"/>
    <w:rsid w:val="0067122A"/>
    <w:rsid w:val="00672B09"/>
    <w:rsid w:val="00672C05"/>
    <w:rsid w:val="00673B0C"/>
    <w:rsid w:val="006740C9"/>
    <w:rsid w:val="0067571D"/>
    <w:rsid w:val="006760A5"/>
    <w:rsid w:val="006760E8"/>
    <w:rsid w:val="006773EB"/>
    <w:rsid w:val="00680DF6"/>
    <w:rsid w:val="00682688"/>
    <w:rsid w:val="00682D70"/>
    <w:rsid w:val="00683B51"/>
    <w:rsid w:val="0068417C"/>
    <w:rsid w:val="006867B7"/>
    <w:rsid w:val="0068680A"/>
    <w:rsid w:val="00686E79"/>
    <w:rsid w:val="00687136"/>
    <w:rsid w:val="00687938"/>
    <w:rsid w:val="00687CFC"/>
    <w:rsid w:val="00693234"/>
    <w:rsid w:val="00693435"/>
    <w:rsid w:val="006935F5"/>
    <w:rsid w:val="00693AEC"/>
    <w:rsid w:val="006942F9"/>
    <w:rsid w:val="0069432D"/>
    <w:rsid w:val="0069434A"/>
    <w:rsid w:val="0069520B"/>
    <w:rsid w:val="0069640C"/>
    <w:rsid w:val="00696618"/>
    <w:rsid w:val="006975F8"/>
    <w:rsid w:val="00697B15"/>
    <w:rsid w:val="00697C25"/>
    <w:rsid w:val="006A060E"/>
    <w:rsid w:val="006A0B20"/>
    <w:rsid w:val="006A13CC"/>
    <w:rsid w:val="006A1CF9"/>
    <w:rsid w:val="006A2116"/>
    <w:rsid w:val="006A2173"/>
    <w:rsid w:val="006A243B"/>
    <w:rsid w:val="006A3366"/>
    <w:rsid w:val="006A3A3E"/>
    <w:rsid w:val="006A5038"/>
    <w:rsid w:val="006A52B1"/>
    <w:rsid w:val="006A56F1"/>
    <w:rsid w:val="006A63E5"/>
    <w:rsid w:val="006A6F6F"/>
    <w:rsid w:val="006A76FC"/>
    <w:rsid w:val="006A7875"/>
    <w:rsid w:val="006B09E9"/>
    <w:rsid w:val="006B1A4F"/>
    <w:rsid w:val="006B2FD1"/>
    <w:rsid w:val="006B3E04"/>
    <w:rsid w:val="006B4B13"/>
    <w:rsid w:val="006B5911"/>
    <w:rsid w:val="006B6509"/>
    <w:rsid w:val="006B7ABB"/>
    <w:rsid w:val="006B7CF0"/>
    <w:rsid w:val="006C07C7"/>
    <w:rsid w:val="006C2EFF"/>
    <w:rsid w:val="006C3274"/>
    <w:rsid w:val="006C3C85"/>
    <w:rsid w:val="006C5318"/>
    <w:rsid w:val="006C60D0"/>
    <w:rsid w:val="006C6396"/>
    <w:rsid w:val="006C71DB"/>
    <w:rsid w:val="006C73F7"/>
    <w:rsid w:val="006C7619"/>
    <w:rsid w:val="006C7BF7"/>
    <w:rsid w:val="006D0219"/>
    <w:rsid w:val="006D0A6B"/>
    <w:rsid w:val="006D1D5B"/>
    <w:rsid w:val="006D1FE7"/>
    <w:rsid w:val="006D271B"/>
    <w:rsid w:val="006D533D"/>
    <w:rsid w:val="006D54C9"/>
    <w:rsid w:val="006D55F7"/>
    <w:rsid w:val="006D5D5E"/>
    <w:rsid w:val="006D6B52"/>
    <w:rsid w:val="006D7280"/>
    <w:rsid w:val="006D7868"/>
    <w:rsid w:val="006E0030"/>
    <w:rsid w:val="006E1197"/>
    <w:rsid w:val="006E137F"/>
    <w:rsid w:val="006E1C6C"/>
    <w:rsid w:val="006E2D3C"/>
    <w:rsid w:val="006E478A"/>
    <w:rsid w:val="006E4C32"/>
    <w:rsid w:val="006E62BD"/>
    <w:rsid w:val="006E7282"/>
    <w:rsid w:val="006F1F96"/>
    <w:rsid w:val="006F30B9"/>
    <w:rsid w:val="006F4411"/>
    <w:rsid w:val="006F5F7A"/>
    <w:rsid w:val="006F6F37"/>
    <w:rsid w:val="006F7166"/>
    <w:rsid w:val="006F7BEE"/>
    <w:rsid w:val="00701B61"/>
    <w:rsid w:val="007026D3"/>
    <w:rsid w:val="00702A32"/>
    <w:rsid w:val="00703C78"/>
    <w:rsid w:val="00704AAE"/>
    <w:rsid w:val="00705565"/>
    <w:rsid w:val="007062D2"/>
    <w:rsid w:val="007110BD"/>
    <w:rsid w:val="00712DCA"/>
    <w:rsid w:val="00713692"/>
    <w:rsid w:val="007137D5"/>
    <w:rsid w:val="00713868"/>
    <w:rsid w:val="00717172"/>
    <w:rsid w:val="0071770D"/>
    <w:rsid w:val="00717C41"/>
    <w:rsid w:val="007205EB"/>
    <w:rsid w:val="007209CD"/>
    <w:rsid w:val="00720E03"/>
    <w:rsid w:val="007215CE"/>
    <w:rsid w:val="00721BD8"/>
    <w:rsid w:val="007227AC"/>
    <w:rsid w:val="00725F81"/>
    <w:rsid w:val="00726CB0"/>
    <w:rsid w:val="00726D4C"/>
    <w:rsid w:val="007273DB"/>
    <w:rsid w:val="007274C7"/>
    <w:rsid w:val="00733742"/>
    <w:rsid w:val="00734391"/>
    <w:rsid w:val="00734411"/>
    <w:rsid w:val="007417B2"/>
    <w:rsid w:val="00742587"/>
    <w:rsid w:val="00742B87"/>
    <w:rsid w:val="007445EC"/>
    <w:rsid w:val="00745176"/>
    <w:rsid w:val="0074555D"/>
    <w:rsid w:val="00745CCC"/>
    <w:rsid w:val="00745FCD"/>
    <w:rsid w:val="00746006"/>
    <w:rsid w:val="007463EE"/>
    <w:rsid w:val="00747110"/>
    <w:rsid w:val="00747928"/>
    <w:rsid w:val="00747D69"/>
    <w:rsid w:val="007509C2"/>
    <w:rsid w:val="00750C00"/>
    <w:rsid w:val="007517CB"/>
    <w:rsid w:val="007519CF"/>
    <w:rsid w:val="0075230B"/>
    <w:rsid w:val="00752E1F"/>
    <w:rsid w:val="007531C1"/>
    <w:rsid w:val="00753337"/>
    <w:rsid w:val="00753753"/>
    <w:rsid w:val="007539DA"/>
    <w:rsid w:val="00755BFD"/>
    <w:rsid w:val="00756A3F"/>
    <w:rsid w:val="0075729B"/>
    <w:rsid w:val="007604F6"/>
    <w:rsid w:val="00760924"/>
    <w:rsid w:val="00760931"/>
    <w:rsid w:val="00760AE6"/>
    <w:rsid w:val="00760D45"/>
    <w:rsid w:val="00761356"/>
    <w:rsid w:val="00761478"/>
    <w:rsid w:val="0076296F"/>
    <w:rsid w:val="00762EC2"/>
    <w:rsid w:val="0076360E"/>
    <w:rsid w:val="00764479"/>
    <w:rsid w:val="00764612"/>
    <w:rsid w:val="00764752"/>
    <w:rsid w:val="00764835"/>
    <w:rsid w:val="00766FE8"/>
    <w:rsid w:val="007673E0"/>
    <w:rsid w:val="007716AD"/>
    <w:rsid w:val="00771BDA"/>
    <w:rsid w:val="00773BA4"/>
    <w:rsid w:val="00774477"/>
    <w:rsid w:val="0077458D"/>
    <w:rsid w:val="0077556D"/>
    <w:rsid w:val="007765D3"/>
    <w:rsid w:val="007766D7"/>
    <w:rsid w:val="00776DCC"/>
    <w:rsid w:val="0077762D"/>
    <w:rsid w:val="00777AF6"/>
    <w:rsid w:val="00781239"/>
    <w:rsid w:val="007813E5"/>
    <w:rsid w:val="007816A3"/>
    <w:rsid w:val="00781ED4"/>
    <w:rsid w:val="00782DB9"/>
    <w:rsid w:val="00783040"/>
    <w:rsid w:val="00783F82"/>
    <w:rsid w:val="007850EE"/>
    <w:rsid w:val="007851F9"/>
    <w:rsid w:val="00785FCC"/>
    <w:rsid w:val="007869C8"/>
    <w:rsid w:val="00790A0D"/>
    <w:rsid w:val="00790B15"/>
    <w:rsid w:val="00793115"/>
    <w:rsid w:val="007935D8"/>
    <w:rsid w:val="00793750"/>
    <w:rsid w:val="007938D5"/>
    <w:rsid w:val="0079532B"/>
    <w:rsid w:val="00795916"/>
    <w:rsid w:val="00796146"/>
    <w:rsid w:val="0079753C"/>
    <w:rsid w:val="007A1862"/>
    <w:rsid w:val="007A351F"/>
    <w:rsid w:val="007A3E04"/>
    <w:rsid w:val="007A46DB"/>
    <w:rsid w:val="007A4B2B"/>
    <w:rsid w:val="007A4BBA"/>
    <w:rsid w:val="007A7042"/>
    <w:rsid w:val="007B0B84"/>
    <w:rsid w:val="007B1681"/>
    <w:rsid w:val="007B1A41"/>
    <w:rsid w:val="007B226D"/>
    <w:rsid w:val="007B3F0B"/>
    <w:rsid w:val="007B4F8F"/>
    <w:rsid w:val="007B5A3C"/>
    <w:rsid w:val="007B5B58"/>
    <w:rsid w:val="007B6656"/>
    <w:rsid w:val="007B6F01"/>
    <w:rsid w:val="007C0273"/>
    <w:rsid w:val="007C11C2"/>
    <w:rsid w:val="007C1EAB"/>
    <w:rsid w:val="007C2046"/>
    <w:rsid w:val="007C3AA1"/>
    <w:rsid w:val="007C4737"/>
    <w:rsid w:val="007C4B5C"/>
    <w:rsid w:val="007C5D79"/>
    <w:rsid w:val="007C6529"/>
    <w:rsid w:val="007C7ED3"/>
    <w:rsid w:val="007D13D3"/>
    <w:rsid w:val="007D2664"/>
    <w:rsid w:val="007D2BDD"/>
    <w:rsid w:val="007D384D"/>
    <w:rsid w:val="007D3E2B"/>
    <w:rsid w:val="007D52B4"/>
    <w:rsid w:val="007D5622"/>
    <w:rsid w:val="007E01A3"/>
    <w:rsid w:val="007E105A"/>
    <w:rsid w:val="007E13C4"/>
    <w:rsid w:val="007E1629"/>
    <w:rsid w:val="007E41D0"/>
    <w:rsid w:val="007E5231"/>
    <w:rsid w:val="007E568C"/>
    <w:rsid w:val="007E6521"/>
    <w:rsid w:val="007E67A2"/>
    <w:rsid w:val="007F167A"/>
    <w:rsid w:val="007F344A"/>
    <w:rsid w:val="007F4C27"/>
    <w:rsid w:val="007F5493"/>
    <w:rsid w:val="007F64C2"/>
    <w:rsid w:val="007F6D1D"/>
    <w:rsid w:val="007F7322"/>
    <w:rsid w:val="007F75EB"/>
    <w:rsid w:val="007F78D8"/>
    <w:rsid w:val="008006DC"/>
    <w:rsid w:val="00800812"/>
    <w:rsid w:val="008011CB"/>
    <w:rsid w:val="00801A26"/>
    <w:rsid w:val="008024E1"/>
    <w:rsid w:val="00802B6B"/>
    <w:rsid w:val="00804424"/>
    <w:rsid w:val="00804A28"/>
    <w:rsid w:val="00805493"/>
    <w:rsid w:val="00805717"/>
    <w:rsid w:val="0080610C"/>
    <w:rsid w:val="008113DC"/>
    <w:rsid w:val="00813A14"/>
    <w:rsid w:val="008164C7"/>
    <w:rsid w:val="00816981"/>
    <w:rsid w:val="008174D1"/>
    <w:rsid w:val="00817CB8"/>
    <w:rsid w:val="00817E5D"/>
    <w:rsid w:val="00820EBF"/>
    <w:rsid w:val="008216C7"/>
    <w:rsid w:val="00821C10"/>
    <w:rsid w:val="00821D91"/>
    <w:rsid w:val="00823529"/>
    <w:rsid w:val="00823ABA"/>
    <w:rsid w:val="008240F1"/>
    <w:rsid w:val="008241FE"/>
    <w:rsid w:val="008245A9"/>
    <w:rsid w:val="008248A4"/>
    <w:rsid w:val="0082700C"/>
    <w:rsid w:val="0082749C"/>
    <w:rsid w:val="00830F8B"/>
    <w:rsid w:val="00831BC5"/>
    <w:rsid w:val="00833078"/>
    <w:rsid w:val="00833264"/>
    <w:rsid w:val="008336E9"/>
    <w:rsid w:val="008339B3"/>
    <w:rsid w:val="00834A38"/>
    <w:rsid w:val="00835801"/>
    <w:rsid w:val="00835E5B"/>
    <w:rsid w:val="00835F1E"/>
    <w:rsid w:val="008420B7"/>
    <w:rsid w:val="00842D1F"/>
    <w:rsid w:val="00842DA1"/>
    <w:rsid w:val="00843384"/>
    <w:rsid w:val="0084508B"/>
    <w:rsid w:val="00851550"/>
    <w:rsid w:val="00852001"/>
    <w:rsid w:val="00852C4E"/>
    <w:rsid w:val="00853D91"/>
    <w:rsid w:val="008555CC"/>
    <w:rsid w:val="00855E4F"/>
    <w:rsid w:val="008566EE"/>
    <w:rsid w:val="00862CDF"/>
    <w:rsid w:val="008644CD"/>
    <w:rsid w:val="00864B31"/>
    <w:rsid w:val="00864BFA"/>
    <w:rsid w:val="00866213"/>
    <w:rsid w:val="008668F6"/>
    <w:rsid w:val="00867625"/>
    <w:rsid w:val="00870CCC"/>
    <w:rsid w:val="00871B8F"/>
    <w:rsid w:val="00875827"/>
    <w:rsid w:val="00875FAA"/>
    <w:rsid w:val="00881487"/>
    <w:rsid w:val="0088167F"/>
    <w:rsid w:val="0088239A"/>
    <w:rsid w:val="00883DBE"/>
    <w:rsid w:val="00885C45"/>
    <w:rsid w:val="0088712C"/>
    <w:rsid w:val="00887634"/>
    <w:rsid w:val="00890DC3"/>
    <w:rsid w:val="0089177C"/>
    <w:rsid w:val="00891E99"/>
    <w:rsid w:val="00891F9E"/>
    <w:rsid w:val="00893029"/>
    <w:rsid w:val="008936A1"/>
    <w:rsid w:val="00894295"/>
    <w:rsid w:val="00894CE5"/>
    <w:rsid w:val="00895936"/>
    <w:rsid w:val="00896536"/>
    <w:rsid w:val="0089745A"/>
    <w:rsid w:val="008A0038"/>
    <w:rsid w:val="008A03A3"/>
    <w:rsid w:val="008A0C8A"/>
    <w:rsid w:val="008A1CA5"/>
    <w:rsid w:val="008A2AC4"/>
    <w:rsid w:val="008A2F2C"/>
    <w:rsid w:val="008A2FFF"/>
    <w:rsid w:val="008A48C8"/>
    <w:rsid w:val="008A4BA0"/>
    <w:rsid w:val="008A4F59"/>
    <w:rsid w:val="008A55CE"/>
    <w:rsid w:val="008A6529"/>
    <w:rsid w:val="008A6875"/>
    <w:rsid w:val="008A6A15"/>
    <w:rsid w:val="008B02E8"/>
    <w:rsid w:val="008B0CC6"/>
    <w:rsid w:val="008B0DDE"/>
    <w:rsid w:val="008B2517"/>
    <w:rsid w:val="008B3FB5"/>
    <w:rsid w:val="008B46CE"/>
    <w:rsid w:val="008B4E70"/>
    <w:rsid w:val="008B4FCB"/>
    <w:rsid w:val="008B5026"/>
    <w:rsid w:val="008B5413"/>
    <w:rsid w:val="008B61A8"/>
    <w:rsid w:val="008B66CC"/>
    <w:rsid w:val="008B7B9B"/>
    <w:rsid w:val="008C1E85"/>
    <w:rsid w:val="008C2F8F"/>
    <w:rsid w:val="008C35FB"/>
    <w:rsid w:val="008C3CB2"/>
    <w:rsid w:val="008C4A0D"/>
    <w:rsid w:val="008C553C"/>
    <w:rsid w:val="008C5E4F"/>
    <w:rsid w:val="008C6E6A"/>
    <w:rsid w:val="008D0ECC"/>
    <w:rsid w:val="008D3DBF"/>
    <w:rsid w:val="008D3E04"/>
    <w:rsid w:val="008D553A"/>
    <w:rsid w:val="008D5B8C"/>
    <w:rsid w:val="008D5E57"/>
    <w:rsid w:val="008D6584"/>
    <w:rsid w:val="008D7DC6"/>
    <w:rsid w:val="008E058E"/>
    <w:rsid w:val="008E0701"/>
    <w:rsid w:val="008E0BBC"/>
    <w:rsid w:val="008E1292"/>
    <w:rsid w:val="008E23C6"/>
    <w:rsid w:val="008E2C69"/>
    <w:rsid w:val="008E3E57"/>
    <w:rsid w:val="008E4C49"/>
    <w:rsid w:val="008E57BF"/>
    <w:rsid w:val="008E5E29"/>
    <w:rsid w:val="008E6424"/>
    <w:rsid w:val="008E6DAC"/>
    <w:rsid w:val="008E743D"/>
    <w:rsid w:val="008E74C0"/>
    <w:rsid w:val="008E7CB8"/>
    <w:rsid w:val="008F106E"/>
    <w:rsid w:val="008F257F"/>
    <w:rsid w:val="008F2B4F"/>
    <w:rsid w:val="008F4713"/>
    <w:rsid w:val="008F5297"/>
    <w:rsid w:val="008F6B3E"/>
    <w:rsid w:val="008F734D"/>
    <w:rsid w:val="008F7A85"/>
    <w:rsid w:val="009017E6"/>
    <w:rsid w:val="00902EA8"/>
    <w:rsid w:val="00910681"/>
    <w:rsid w:val="00910DE4"/>
    <w:rsid w:val="009120FA"/>
    <w:rsid w:val="00913D6A"/>
    <w:rsid w:val="00913E76"/>
    <w:rsid w:val="00913E94"/>
    <w:rsid w:val="00916040"/>
    <w:rsid w:val="009162D6"/>
    <w:rsid w:val="009166A0"/>
    <w:rsid w:val="00916C96"/>
    <w:rsid w:val="00916D0E"/>
    <w:rsid w:val="00921095"/>
    <w:rsid w:val="00922087"/>
    <w:rsid w:val="0092208A"/>
    <w:rsid w:val="00922B64"/>
    <w:rsid w:val="00923A56"/>
    <w:rsid w:val="00924347"/>
    <w:rsid w:val="00924A44"/>
    <w:rsid w:val="00924F8C"/>
    <w:rsid w:val="009254F5"/>
    <w:rsid w:val="00925B5F"/>
    <w:rsid w:val="00930F39"/>
    <w:rsid w:val="00931380"/>
    <w:rsid w:val="00931E24"/>
    <w:rsid w:val="0093249C"/>
    <w:rsid w:val="00932B21"/>
    <w:rsid w:val="00933EA8"/>
    <w:rsid w:val="00940031"/>
    <w:rsid w:val="00940818"/>
    <w:rsid w:val="00940BD6"/>
    <w:rsid w:val="00940E06"/>
    <w:rsid w:val="00941F3F"/>
    <w:rsid w:val="00942D4A"/>
    <w:rsid w:val="009431F7"/>
    <w:rsid w:val="00943409"/>
    <w:rsid w:val="00944B48"/>
    <w:rsid w:val="00950003"/>
    <w:rsid w:val="00950DD8"/>
    <w:rsid w:val="00950F59"/>
    <w:rsid w:val="009510A1"/>
    <w:rsid w:val="00952910"/>
    <w:rsid w:val="00952BBF"/>
    <w:rsid w:val="00953692"/>
    <w:rsid w:val="009545D9"/>
    <w:rsid w:val="00955882"/>
    <w:rsid w:val="00955FBF"/>
    <w:rsid w:val="009573F2"/>
    <w:rsid w:val="00957CCA"/>
    <w:rsid w:val="009614DF"/>
    <w:rsid w:val="00962C4D"/>
    <w:rsid w:val="009639DE"/>
    <w:rsid w:val="00963F40"/>
    <w:rsid w:val="00964084"/>
    <w:rsid w:val="00965A37"/>
    <w:rsid w:val="00965C34"/>
    <w:rsid w:val="0096629B"/>
    <w:rsid w:val="009668D2"/>
    <w:rsid w:val="00967C9B"/>
    <w:rsid w:val="0097039C"/>
    <w:rsid w:val="00971043"/>
    <w:rsid w:val="009711D7"/>
    <w:rsid w:val="00972709"/>
    <w:rsid w:val="00972AA6"/>
    <w:rsid w:val="009731F5"/>
    <w:rsid w:val="009748FD"/>
    <w:rsid w:val="00975221"/>
    <w:rsid w:val="009773A2"/>
    <w:rsid w:val="00977CF4"/>
    <w:rsid w:val="0098228D"/>
    <w:rsid w:val="0098232C"/>
    <w:rsid w:val="00982C15"/>
    <w:rsid w:val="009843AE"/>
    <w:rsid w:val="00984A67"/>
    <w:rsid w:val="00984F51"/>
    <w:rsid w:val="00985B3A"/>
    <w:rsid w:val="00986138"/>
    <w:rsid w:val="0098668B"/>
    <w:rsid w:val="009925AE"/>
    <w:rsid w:val="00993784"/>
    <w:rsid w:val="00993AA3"/>
    <w:rsid w:val="00994C47"/>
    <w:rsid w:val="00995062"/>
    <w:rsid w:val="0099510A"/>
    <w:rsid w:val="00995165"/>
    <w:rsid w:val="009955E8"/>
    <w:rsid w:val="00996396"/>
    <w:rsid w:val="00996ABD"/>
    <w:rsid w:val="00996C85"/>
    <w:rsid w:val="00996CA3"/>
    <w:rsid w:val="009A050F"/>
    <w:rsid w:val="009A0DB8"/>
    <w:rsid w:val="009A29A6"/>
    <w:rsid w:val="009A4428"/>
    <w:rsid w:val="009A509D"/>
    <w:rsid w:val="009A525B"/>
    <w:rsid w:val="009A5CF0"/>
    <w:rsid w:val="009A6949"/>
    <w:rsid w:val="009A6E59"/>
    <w:rsid w:val="009A7141"/>
    <w:rsid w:val="009A7BA8"/>
    <w:rsid w:val="009A7E66"/>
    <w:rsid w:val="009B08A2"/>
    <w:rsid w:val="009B2586"/>
    <w:rsid w:val="009B2BC7"/>
    <w:rsid w:val="009B2D2F"/>
    <w:rsid w:val="009B2E6A"/>
    <w:rsid w:val="009B4E9F"/>
    <w:rsid w:val="009B530C"/>
    <w:rsid w:val="009B544A"/>
    <w:rsid w:val="009B58FD"/>
    <w:rsid w:val="009B5F5D"/>
    <w:rsid w:val="009B6A84"/>
    <w:rsid w:val="009B786F"/>
    <w:rsid w:val="009C2845"/>
    <w:rsid w:val="009C28A0"/>
    <w:rsid w:val="009C2AA5"/>
    <w:rsid w:val="009C3569"/>
    <w:rsid w:val="009C39C4"/>
    <w:rsid w:val="009C3ACF"/>
    <w:rsid w:val="009C5879"/>
    <w:rsid w:val="009C6135"/>
    <w:rsid w:val="009C6859"/>
    <w:rsid w:val="009D049B"/>
    <w:rsid w:val="009D1642"/>
    <w:rsid w:val="009D21A0"/>
    <w:rsid w:val="009D5728"/>
    <w:rsid w:val="009D5B86"/>
    <w:rsid w:val="009E002F"/>
    <w:rsid w:val="009E025C"/>
    <w:rsid w:val="009E0B81"/>
    <w:rsid w:val="009E0D43"/>
    <w:rsid w:val="009E4F73"/>
    <w:rsid w:val="009E5388"/>
    <w:rsid w:val="009E576F"/>
    <w:rsid w:val="009F04F3"/>
    <w:rsid w:val="009F07E1"/>
    <w:rsid w:val="009F0B62"/>
    <w:rsid w:val="009F2AAD"/>
    <w:rsid w:val="009F4416"/>
    <w:rsid w:val="009F4C0E"/>
    <w:rsid w:val="009F5064"/>
    <w:rsid w:val="009F5094"/>
    <w:rsid w:val="009F5B1E"/>
    <w:rsid w:val="009F6E13"/>
    <w:rsid w:val="009F7820"/>
    <w:rsid w:val="009F7971"/>
    <w:rsid w:val="00A0022C"/>
    <w:rsid w:val="00A0065A"/>
    <w:rsid w:val="00A012DA"/>
    <w:rsid w:val="00A012E0"/>
    <w:rsid w:val="00A0149D"/>
    <w:rsid w:val="00A015B4"/>
    <w:rsid w:val="00A0178F"/>
    <w:rsid w:val="00A02672"/>
    <w:rsid w:val="00A0433B"/>
    <w:rsid w:val="00A04F52"/>
    <w:rsid w:val="00A057ED"/>
    <w:rsid w:val="00A05C8C"/>
    <w:rsid w:val="00A05D6D"/>
    <w:rsid w:val="00A06C0C"/>
    <w:rsid w:val="00A07906"/>
    <w:rsid w:val="00A07A55"/>
    <w:rsid w:val="00A10E55"/>
    <w:rsid w:val="00A11101"/>
    <w:rsid w:val="00A11E4A"/>
    <w:rsid w:val="00A11F4C"/>
    <w:rsid w:val="00A13C67"/>
    <w:rsid w:val="00A15680"/>
    <w:rsid w:val="00A166C8"/>
    <w:rsid w:val="00A21A23"/>
    <w:rsid w:val="00A24B5C"/>
    <w:rsid w:val="00A258C2"/>
    <w:rsid w:val="00A25968"/>
    <w:rsid w:val="00A259F2"/>
    <w:rsid w:val="00A25FD6"/>
    <w:rsid w:val="00A2694D"/>
    <w:rsid w:val="00A27145"/>
    <w:rsid w:val="00A27FED"/>
    <w:rsid w:val="00A332AA"/>
    <w:rsid w:val="00A33419"/>
    <w:rsid w:val="00A344BA"/>
    <w:rsid w:val="00A353E8"/>
    <w:rsid w:val="00A35497"/>
    <w:rsid w:val="00A35CAF"/>
    <w:rsid w:val="00A360A5"/>
    <w:rsid w:val="00A3612C"/>
    <w:rsid w:val="00A36791"/>
    <w:rsid w:val="00A36CE7"/>
    <w:rsid w:val="00A3785A"/>
    <w:rsid w:val="00A403AF"/>
    <w:rsid w:val="00A40DF6"/>
    <w:rsid w:val="00A44784"/>
    <w:rsid w:val="00A44BAD"/>
    <w:rsid w:val="00A4532C"/>
    <w:rsid w:val="00A45687"/>
    <w:rsid w:val="00A45A57"/>
    <w:rsid w:val="00A46173"/>
    <w:rsid w:val="00A465D8"/>
    <w:rsid w:val="00A473A7"/>
    <w:rsid w:val="00A478BB"/>
    <w:rsid w:val="00A47F6E"/>
    <w:rsid w:val="00A50174"/>
    <w:rsid w:val="00A50293"/>
    <w:rsid w:val="00A50D21"/>
    <w:rsid w:val="00A51317"/>
    <w:rsid w:val="00A52652"/>
    <w:rsid w:val="00A52BE2"/>
    <w:rsid w:val="00A5312A"/>
    <w:rsid w:val="00A533EC"/>
    <w:rsid w:val="00A53850"/>
    <w:rsid w:val="00A548DF"/>
    <w:rsid w:val="00A557F6"/>
    <w:rsid w:val="00A57FBD"/>
    <w:rsid w:val="00A6265B"/>
    <w:rsid w:val="00A644E2"/>
    <w:rsid w:val="00A65AF6"/>
    <w:rsid w:val="00A65AFB"/>
    <w:rsid w:val="00A66339"/>
    <w:rsid w:val="00A66631"/>
    <w:rsid w:val="00A671B5"/>
    <w:rsid w:val="00A720A3"/>
    <w:rsid w:val="00A728F8"/>
    <w:rsid w:val="00A72C83"/>
    <w:rsid w:val="00A735D1"/>
    <w:rsid w:val="00A7399C"/>
    <w:rsid w:val="00A74582"/>
    <w:rsid w:val="00A763A3"/>
    <w:rsid w:val="00A76AF4"/>
    <w:rsid w:val="00A803FC"/>
    <w:rsid w:val="00A80413"/>
    <w:rsid w:val="00A80751"/>
    <w:rsid w:val="00A80A7E"/>
    <w:rsid w:val="00A83165"/>
    <w:rsid w:val="00A83FF1"/>
    <w:rsid w:val="00A85369"/>
    <w:rsid w:val="00A86BA0"/>
    <w:rsid w:val="00A87A6A"/>
    <w:rsid w:val="00A87A9B"/>
    <w:rsid w:val="00A87D08"/>
    <w:rsid w:val="00A90498"/>
    <w:rsid w:val="00A9085E"/>
    <w:rsid w:val="00A91C7C"/>
    <w:rsid w:val="00A92412"/>
    <w:rsid w:val="00A930E4"/>
    <w:rsid w:val="00A93AFD"/>
    <w:rsid w:val="00A94B3B"/>
    <w:rsid w:val="00A953F9"/>
    <w:rsid w:val="00A96B12"/>
    <w:rsid w:val="00A97044"/>
    <w:rsid w:val="00A97B89"/>
    <w:rsid w:val="00A97B9B"/>
    <w:rsid w:val="00A97DDF"/>
    <w:rsid w:val="00AA064C"/>
    <w:rsid w:val="00AA24FE"/>
    <w:rsid w:val="00AA28A2"/>
    <w:rsid w:val="00AA2948"/>
    <w:rsid w:val="00AA37F6"/>
    <w:rsid w:val="00AA3D2A"/>
    <w:rsid w:val="00AA4F3D"/>
    <w:rsid w:val="00AA4F4E"/>
    <w:rsid w:val="00AA4FF7"/>
    <w:rsid w:val="00AA57F3"/>
    <w:rsid w:val="00AA66C4"/>
    <w:rsid w:val="00AA6750"/>
    <w:rsid w:val="00AA68AA"/>
    <w:rsid w:val="00AA7017"/>
    <w:rsid w:val="00AA7158"/>
    <w:rsid w:val="00AB08D8"/>
    <w:rsid w:val="00AB0AD7"/>
    <w:rsid w:val="00AB10D2"/>
    <w:rsid w:val="00AB3E2D"/>
    <w:rsid w:val="00AB540D"/>
    <w:rsid w:val="00AB59E9"/>
    <w:rsid w:val="00AB5ACF"/>
    <w:rsid w:val="00AC0648"/>
    <w:rsid w:val="00AC0780"/>
    <w:rsid w:val="00AD17B0"/>
    <w:rsid w:val="00AD44FD"/>
    <w:rsid w:val="00AD53B4"/>
    <w:rsid w:val="00AD55A3"/>
    <w:rsid w:val="00AD727D"/>
    <w:rsid w:val="00AE0717"/>
    <w:rsid w:val="00AE0A76"/>
    <w:rsid w:val="00AE2883"/>
    <w:rsid w:val="00AE2B70"/>
    <w:rsid w:val="00AE3468"/>
    <w:rsid w:val="00AE4591"/>
    <w:rsid w:val="00AE463D"/>
    <w:rsid w:val="00AE4C5B"/>
    <w:rsid w:val="00AE50A0"/>
    <w:rsid w:val="00AE52FB"/>
    <w:rsid w:val="00AE6403"/>
    <w:rsid w:val="00AE691F"/>
    <w:rsid w:val="00AE6944"/>
    <w:rsid w:val="00AE725F"/>
    <w:rsid w:val="00AE7F1E"/>
    <w:rsid w:val="00AF135B"/>
    <w:rsid w:val="00AF29DA"/>
    <w:rsid w:val="00AF5417"/>
    <w:rsid w:val="00B00E03"/>
    <w:rsid w:val="00B012E3"/>
    <w:rsid w:val="00B02384"/>
    <w:rsid w:val="00B02E7E"/>
    <w:rsid w:val="00B04421"/>
    <w:rsid w:val="00B04C60"/>
    <w:rsid w:val="00B0523F"/>
    <w:rsid w:val="00B059CC"/>
    <w:rsid w:val="00B07DA8"/>
    <w:rsid w:val="00B102F3"/>
    <w:rsid w:val="00B10647"/>
    <w:rsid w:val="00B114C9"/>
    <w:rsid w:val="00B11A6F"/>
    <w:rsid w:val="00B137E0"/>
    <w:rsid w:val="00B14FDF"/>
    <w:rsid w:val="00B15BE0"/>
    <w:rsid w:val="00B15CF0"/>
    <w:rsid w:val="00B160A3"/>
    <w:rsid w:val="00B16C39"/>
    <w:rsid w:val="00B17BE3"/>
    <w:rsid w:val="00B202D1"/>
    <w:rsid w:val="00B246BD"/>
    <w:rsid w:val="00B259DD"/>
    <w:rsid w:val="00B30258"/>
    <w:rsid w:val="00B31056"/>
    <w:rsid w:val="00B31210"/>
    <w:rsid w:val="00B319F9"/>
    <w:rsid w:val="00B32110"/>
    <w:rsid w:val="00B32D0D"/>
    <w:rsid w:val="00B330DC"/>
    <w:rsid w:val="00B349A1"/>
    <w:rsid w:val="00B34CB3"/>
    <w:rsid w:val="00B34F26"/>
    <w:rsid w:val="00B35144"/>
    <w:rsid w:val="00B36951"/>
    <w:rsid w:val="00B417C0"/>
    <w:rsid w:val="00B42441"/>
    <w:rsid w:val="00B43A57"/>
    <w:rsid w:val="00B444CB"/>
    <w:rsid w:val="00B44C4F"/>
    <w:rsid w:val="00B44F6E"/>
    <w:rsid w:val="00B44F9B"/>
    <w:rsid w:val="00B4565F"/>
    <w:rsid w:val="00B45CF3"/>
    <w:rsid w:val="00B50F23"/>
    <w:rsid w:val="00B52A4B"/>
    <w:rsid w:val="00B52C54"/>
    <w:rsid w:val="00B52CE2"/>
    <w:rsid w:val="00B53189"/>
    <w:rsid w:val="00B531DB"/>
    <w:rsid w:val="00B53A1E"/>
    <w:rsid w:val="00B53F27"/>
    <w:rsid w:val="00B541D7"/>
    <w:rsid w:val="00B5483B"/>
    <w:rsid w:val="00B573AF"/>
    <w:rsid w:val="00B57C7A"/>
    <w:rsid w:val="00B60ECE"/>
    <w:rsid w:val="00B61A10"/>
    <w:rsid w:val="00B61E62"/>
    <w:rsid w:val="00B623D7"/>
    <w:rsid w:val="00B628D7"/>
    <w:rsid w:val="00B62B7B"/>
    <w:rsid w:val="00B64B8C"/>
    <w:rsid w:val="00B6580A"/>
    <w:rsid w:val="00B663DA"/>
    <w:rsid w:val="00B679F2"/>
    <w:rsid w:val="00B67BC8"/>
    <w:rsid w:val="00B700CA"/>
    <w:rsid w:val="00B70C66"/>
    <w:rsid w:val="00B70DDB"/>
    <w:rsid w:val="00B71400"/>
    <w:rsid w:val="00B72321"/>
    <w:rsid w:val="00B737E5"/>
    <w:rsid w:val="00B741E2"/>
    <w:rsid w:val="00B74201"/>
    <w:rsid w:val="00B77161"/>
    <w:rsid w:val="00B775F7"/>
    <w:rsid w:val="00B77A33"/>
    <w:rsid w:val="00B80D75"/>
    <w:rsid w:val="00B80EDA"/>
    <w:rsid w:val="00B8143B"/>
    <w:rsid w:val="00B817D0"/>
    <w:rsid w:val="00B82112"/>
    <w:rsid w:val="00B84708"/>
    <w:rsid w:val="00B850A6"/>
    <w:rsid w:val="00B85263"/>
    <w:rsid w:val="00B871ED"/>
    <w:rsid w:val="00B91842"/>
    <w:rsid w:val="00B93D92"/>
    <w:rsid w:val="00B9472C"/>
    <w:rsid w:val="00B9473B"/>
    <w:rsid w:val="00B94BD3"/>
    <w:rsid w:val="00B94EA1"/>
    <w:rsid w:val="00B956AE"/>
    <w:rsid w:val="00B965D9"/>
    <w:rsid w:val="00B96E4A"/>
    <w:rsid w:val="00BA0094"/>
    <w:rsid w:val="00BA01EA"/>
    <w:rsid w:val="00BA1819"/>
    <w:rsid w:val="00BA2B24"/>
    <w:rsid w:val="00BA62BC"/>
    <w:rsid w:val="00BA6483"/>
    <w:rsid w:val="00BA6741"/>
    <w:rsid w:val="00BA7D66"/>
    <w:rsid w:val="00BB017F"/>
    <w:rsid w:val="00BB0495"/>
    <w:rsid w:val="00BB4E2B"/>
    <w:rsid w:val="00BB4E34"/>
    <w:rsid w:val="00BB67C6"/>
    <w:rsid w:val="00BB6EF2"/>
    <w:rsid w:val="00BC0C4A"/>
    <w:rsid w:val="00BC2518"/>
    <w:rsid w:val="00BC3060"/>
    <w:rsid w:val="00BC4260"/>
    <w:rsid w:val="00BC6371"/>
    <w:rsid w:val="00BC7424"/>
    <w:rsid w:val="00BD0360"/>
    <w:rsid w:val="00BD27B7"/>
    <w:rsid w:val="00BD284A"/>
    <w:rsid w:val="00BD2968"/>
    <w:rsid w:val="00BD42A7"/>
    <w:rsid w:val="00BD58A2"/>
    <w:rsid w:val="00BD6833"/>
    <w:rsid w:val="00BD6AE6"/>
    <w:rsid w:val="00BD7D2B"/>
    <w:rsid w:val="00BE1198"/>
    <w:rsid w:val="00BE1C01"/>
    <w:rsid w:val="00BE1DD5"/>
    <w:rsid w:val="00BE44D7"/>
    <w:rsid w:val="00BE4AB2"/>
    <w:rsid w:val="00BE52B7"/>
    <w:rsid w:val="00BE5333"/>
    <w:rsid w:val="00BE5AB2"/>
    <w:rsid w:val="00BE5CEF"/>
    <w:rsid w:val="00BE6FD2"/>
    <w:rsid w:val="00BE7307"/>
    <w:rsid w:val="00BE7C23"/>
    <w:rsid w:val="00BE7D22"/>
    <w:rsid w:val="00BF1DE8"/>
    <w:rsid w:val="00BF367D"/>
    <w:rsid w:val="00BF44DE"/>
    <w:rsid w:val="00BF5040"/>
    <w:rsid w:val="00BF60D4"/>
    <w:rsid w:val="00BF7537"/>
    <w:rsid w:val="00C00FA5"/>
    <w:rsid w:val="00C0302F"/>
    <w:rsid w:val="00C03545"/>
    <w:rsid w:val="00C04657"/>
    <w:rsid w:val="00C04AA7"/>
    <w:rsid w:val="00C052BC"/>
    <w:rsid w:val="00C053BB"/>
    <w:rsid w:val="00C06EF1"/>
    <w:rsid w:val="00C06FB4"/>
    <w:rsid w:val="00C0708C"/>
    <w:rsid w:val="00C075B2"/>
    <w:rsid w:val="00C101FC"/>
    <w:rsid w:val="00C10A8D"/>
    <w:rsid w:val="00C128ED"/>
    <w:rsid w:val="00C136E7"/>
    <w:rsid w:val="00C173F2"/>
    <w:rsid w:val="00C2044F"/>
    <w:rsid w:val="00C204BA"/>
    <w:rsid w:val="00C20B6A"/>
    <w:rsid w:val="00C20E53"/>
    <w:rsid w:val="00C21B91"/>
    <w:rsid w:val="00C22B89"/>
    <w:rsid w:val="00C235EB"/>
    <w:rsid w:val="00C248AD"/>
    <w:rsid w:val="00C24A69"/>
    <w:rsid w:val="00C25E72"/>
    <w:rsid w:val="00C26676"/>
    <w:rsid w:val="00C26E62"/>
    <w:rsid w:val="00C277BC"/>
    <w:rsid w:val="00C27980"/>
    <w:rsid w:val="00C27A44"/>
    <w:rsid w:val="00C27A7B"/>
    <w:rsid w:val="00C30049"/>
    <w:rsid w:val="00C3191E"/>
    <w:rsid w:val="00C31C0F"/>
    <w:rsid w:val="00C31C45"/>
    <w:rsid w:val="00C3234A"/>
    <w:rsid w:val="00C33451"/>
    <w:rsid w:val="00C34747"/>
    <w:rsid w:val="00C35BD7"/>
    <w:rsid w:val="00C4074B"/>
    <w:rsid w:val="00C415A6"/>
    <w:rsid w:val="00C41B4B"/>
    <w:rsid w:val="00C425C8"/>
    <w:rsid w:val="00C43C1D"/>
    <w:rsid w:val="00C43EAB"/>
    <w:rsid w:val="00C44202"/>
    <w:rsid w:val="00C443CE"/>
    <w:rsid w:val="00C44F11"/>
    <w:rsid w:val="00C45E64"/>
    <w:rsid w:val="00C4790F"/>
    <w:rsid w:val="00C50596"/>
    <w:rsid w:val="00C5328B"/>
    <w:rsid w:val="00C549EF"/>
    <w:rsid w:val="00C561ED"/>
    <w:rsid w:val="00C5663F"/>
    <w:rsid w:val="00C6051F"/>
    <w:rsid w:val="00C60AE7"/>
    <w:rsid w:val="00C61075"/>
    <w:rsid w:val="00C61737"/>
    <w:rsid w:val="00C625B7"/>
    <w:rsid w:val="00C63585"/>
    <w:rsid w:val="00C6439B"/>
    <w:rsid w:val="00C6506F"/>
    <w:rsid w:val="00C65262"/>
    <w:rsid w:val="00C6584A"/>
    <w:rsid w:val="00C6598F"/>
    <w:rsid w:val="00C65D08"/>
    <w:rsid w:val="00C70BF2"/>
    <w:rsid w:val="00C70D64"/>
    <w:rsid w:val="00C71CFF"/>
    <w:rsid w:val="00C7230C"/>
    <w:rsid w:val="00C7299E"/>
    <w:rsid w:val="00C744A8"/>
    <w:rsid w:val="00C77608"/>
    <w:rsid w:val="00C80126"/>
    <w:rsid w:val="00C80614"/>
    <w:rsid w:val="00C807BF"/>
    <w:rsid w:val="00C80A0D"/>
    <w:rsid w:val="00C81028"/>
    <w:rsid w:val="00C812D8"/>
    <w:rsid w:val="00C81B05"/>
    <w:rsid w:val="00C848C5"/>
    <w:rsid w:val="00C85482"/>
    <w:rsid w:val="00C856DD"/>
    <w:rsid w:val="00C8628A"/>
    <w:rsid w:val="00C86CA6"/>
    <w:rsid w:val="00C9075E"/>
    <w:rsid w:val="00C916D6"/>
    <w:rsid w:val="00C916F9"/>
    <w:rsid w:val="00C9233C"/>
    <w:rsid w:val="00C92C76"/>
    <w:rsid w:val="00C93160"/>
    <w:rsid w:val="00C94514"/>
    <w:rsid w:val="00C95689"/>
    <w:rsid w:val="00C9580B"/>
    <w:rsid w:val="00C967E0"/>
    <w:rsid w:val="00C973F9"/>
    <w:rsid w:val="00C975E0"/>
    <w:rsid w:val="00CA0687"/>
    <w:rsid w:val="00CA07FB"/>
    <w:rsid w:val="00CA0961"/>
    <w:rsid w:val="00CA2096"/>
    <w:rsid w:val="00CA3A51"/>
    <w:rsid w:val="00CA3B4B"/>
    <w:rsid w:val="00CA432F"/>
    <w:rsid w:val="00CA4AD4"/>
    <w:rsid w:val="00CA5B7E"/>
    <w:rsid w:val="00CA62DD"/>
    <w:rsid w:val="00CA6C8C"/>
    <w:rsid w:val="00CA6E51"/>
    <w:rsid w:val="00CB0EDC"/>
    <w:rsid w:val="00CB2DEB"/>
    <w:rsid w:val="00CB36EC"/>
    <w:rsid w:val="00CB4450"/>
    <w:rsid w:val="00CB5122"/>
    <w:rsid w:val="00CB51F2"/>
    <w:rsid w:val="00CB5597"/>
    <w:rsid w:val="00CB64C7"/>
    <w:rsid w:val="00CB670B"/>
    <w:rsid w:val="00CB6792"/>
    <w:rsid w:val="00CB7F4F"/>
    <w:rsid w:val="00CC05FB"/>
    <w:rsid w:val="00CC1DA9"/>
    <w:rsid w:val="00CC4053"/>
    <w:rsid w:val="00CC6017"/>
    <w:rsid w:val="00CC62FE"/>
    <w:rsid w:val="00CC7F32"/>
    <w:rsid w:val="00CD0067"/>
    <w:rsid w:val="00CD114B"/>
    <w:rsid w:val="00CD181D"/>
    <w:rsid w:val="00CD2675"/>
    <w:rsid w:val="00CD4275"/>
    <w:rsid w:val="00CD5CDC"/>
    <w:rsid w:val="00CD66AF"/>
    <w:rsid w:val="00CD6BAB"/>
    <w:rsid w:val="00CD7BCA"/>
    <w:rsid w:val="00CE0A54"/>
    <w:rsid w:val="00CE46EC"/>
    <w:rsid w:val="00CE4FDC"/>
    <w:rsid w:val="00CE58EE"/>
    <w:rsid w:val="00CE5AFE"/>
    <w:rsid w:val="00CE5BBE"/>
    <w:rsid w:val="00CE6027"/>
    <w:rsid w:val="00CE6635"/>
    <w:rsid w:val="00CE678C"/>
    <w:rsid w:val="00CE6B57"/>
    <w:rsid w:val="00CE7003"/>
    <w:rsid w:val="00CF00B4"/>
    <w:rsid w:val="00CF0157"/>
    <w:rsid w:val="00CF040A"/>
    <w:rsid w:val="00CF1F6A"/>
    <w:rsid w:val="00CF2952"/>
    <w:rsid w:val="00CF2BF3"/>
    <w:rsid w:val="00CF4FE6"/>
    <w:rsid w:val="00CF5C66"/>
    <w:rsid w:val="00CF6371"/>
    <w:rsid w:val="00CF648C"/>
    <w:rsid w:val="00CF67F6"/>
    <w:rsid w:val="00D00787"/>
    <w:rsid w:val="00D00DF6"/>
    <w:rsid w:val="00D0233B"/>
    <w:rsid w:val="00D05CA5"/>
    <w:rsid w:val="00D13741"/>
    <w:rsid w:val="00D13B28"/>
    <w:rsid w:val="00D13EFA"/>
    <w:rsid w:val="00D14212"/>
    <w:rsid w:val="00D14B06"/>
    <w:rsid w:val="00D1526B"/>
    <w:rsid w:val="00D201E1"/>
    <w:rsid w:val="00D21651"/>
    <w:rsid w:val="00D23965"/>
    <w:rsid w:val="00D24CC7"/>
    <w:rsid w:val="00D24D81"/>
    <w:rsid w:val="00D2560E"/>
    <w:rsid w:val="00D25BAB"/>
    <w:rsid w:val="00D27909"/>
    <w:rsid w:val="00D31115"/>
    <w:rsid w:val="00D316AE"/>
    <w:rsid w:val="00D31F53"/>
    <w:rsid w:val="00D324F9"/>
    <w:rsid w:val="00D32CFE"/>
    <w:rsid w:val="00D33309"/>
    <w:rsid w:val="00D34035"/>
    <w:rsid w:val="00D343E7"/>
    <w:rsid w:val="00D34480"/>
    <w:rsid w:val="00D36417"/>
    <w:rsid w:val="00D3668D"/>
    <w:rsid w:val="00D3719A"/>
    <w:rsid w:val="00D40256"/>
    <w:rsid w:val="00D4051F"/>
    <w:rsid w:val="00D41C5B"/>
    <w:rsid w:val="00D423B3"/>
    <w:rsid w:val="00D43375"/>
    <w:rsid w:val="00D440FC"/>
    <w:rsid w:val="00D44186"/>
    <w:rsid w:val="00D4421A"/>
    <w:rsid w:val="00D44484"/>
    <w:rsid w:val="00D464D5"/>
    <w:rsid w:val="00D47617"/>
    <w:rsid w:val="00D50668"/>
    <w:rsid w:val="00D50EA2"/>
    <w:rsid w:val="00D51A98"/>
    <w:rsid w:val="00D5256B"/>
    <w:rsid w:val="00D52B72"/>
    <w:rsid w:val="00D534FF"/>
    <w:rsid w:val="00D5400F"/>
    <w:rsid w:val="00D54D7E"/>
    <w:rsid w:val="00D55F0C"/>
    <w:rsid w:val="00D56E3C"/>
    <w:rsid w:val="00D575AB"/>
    <w:rsid w:val="00D6093F"/>
    <w:rsid w:val="00D61C08"/>
    <w:rsid w:val="00D62B4B"/>
    <w:rsid w:val="00D63468"/>
    <w:rsid w:val="00D635E4"/>
    <w:rsid w:val="00D63766"/>
    <w:rsid w:val="00D64BB1"/>
    <w:rsid w:val="00D6537B"/>
    <w:rsid w:val="00D66A45"/>
    <w:rsid w:val="00D66FC5"/>
    <w:rsid w:val="00D738FA"/>
    <w:rsid w:val="00D73ED1"/>
    <w:rsid w:val="00D81798"/>
    <w:rsid w:val="00D83548"/>
    <w:rsid w:val="00D83586"/>
    <w:rsid w:val="00D86B2F"/>
    <w:rsid w:val="00D90925"/>
    <w:rsid w:val="00D90933"/>
    <w:rsid w:val="00D90D6E"/>
    <w:rsid w:val="00D90DE4"/>
    <w:rsid w:val="00D912CD"/>
    <w:rsid w:val="00D91760"/>
    <w:rsid w:val="00D92A5E"/>
    <w:rsid w:val="00D92D0E"/>
    <w:rsid w:val="00D93878"/>
    <w:rsid w:val="00D952AB"/>
    <w:rsid w:val="00D9532F"/>
    <w:rsid w:val="00D96F76"/>
    <w:rsid w:val="00D973A8"/>
    <w:rsid w:val="00D975A5"/>
    <w:rsid w:val="00DA05A7"/>
    <w:rsid w:val="00DA09DB"/>
    <w:rsid w:val="00DA1634"/>
    <w:rsid w:val="00DA2072"/>
    <w:rsid w:val="00DA2ACD"/>
    <w:rsid w:val="00DA3074"/>
    <w:rsid w:val="00DA3B16"/>
    <w:rsid w:val="00DA45F1"/>
    <w:rsid w:val="00DA5080"/>
    <w:rsid w:val="00DA6CAE"/>
    <w:rsid w:val="00DB47E5"/>
    <w:rsid w:val="00DB4A39"/>
    <w:rsid w:val="00DB5C59"/>
    <w:rsid w:val="00DB61B5"/>
    <w:rsid w:val="00DB6648"/>
    <w:rsid w:val="00DB6B6C"/>
    <w:rsid w:val="00DB702F"/>
    <w:rsid w:val="00DB7040"/>
    <w:rsid w:val="00DC0E16"/>
    <w:rsid w:val="00DC0F0D"/>
    <w:rsid w:val="00DC1832"/>
    <w:rsid w:val="00DC32CB"/>
    <w:rsid w:val="00DC49ED"/>
    <w:rsid w:val="00DC4DAA"/>
    <w:rsid w:val="00DC4E1F"/>
    <w:rsid w:val="00DC5BA2"/>
    <w:rsid w:val="00DC640E"/>
    <w:rsid w:val="00DD08F6"/>
    <w:rsid w:val="00DD0E44"/>
    <w:rsid w:val="00DD1E81"/>
    <w:rsid w:val="00DD25D3"/>
    <w:rsid w:val="00DD3314"/>
    <w:rsid w:val="00DD3F0D"/>
    <w:rsid w:val="00DD427D"/>
    <w:rsid w:val="00DD6020"/>
    <w:rsid w:val="00DD6266"/>
    <w:rsid w:val="00DD6C53"/>
    <w:rsid w:val="00DD7671"/>
    <w:rsid w:val="00DD7FC0"/>
    <w:rsid w:val="00DE007A"/>
    <w:rsid w:val="00DE1650"/>
    <w:rsid w:val="00DE16C3"/>
    <w:rsid w:val="00DE27DF"/>
    <w:rsid w:val="00DE3D7E"/>
    <w:rsid w:val="00DE3F76"/>
    <w:rsid w:val="00DE442F"/>
    <w:rsid w:val="00DE4F29"/>
    <w:rsid w:val="00DE544B"/>
    <w:rsid w:val="00DE5A9C"/>
    <w:rsid w:val="00DE651F"/>
    <w:rsid w:val="00DE66E3"/>
    <w:rsid w:val="00DF0EBA"/>
    <w:rsid w:val="00DF0FE4"/>
    <w:rsid w:val="00DF1DFB"/>
    <w:rsid w:val="00DF25F9"/>
    <w:rsid w:val="00DF2FA4"/>
    <w:rsid w:val="00DF3B14"/>
    <w:rsid w:val="00DF40B0"/>
    <w:rsid w:val="00DF4A77"/>
    <w:rsid w:val="00DF6B27"/>
    <w:rsid w:val="00DF7FB5"/>
    <w:rsid w:val="00E001C0"/>
    <w:rsid w:val="00E02CDD"/>
    <w:rsid w:val="00E0335A"/>
    <w:rsid w:val="00E03408"/>
    <w:rsid w:val="00E04486"/>
    <w:rsid w:val="00E0799A"/>
    <w:rsid w:val="00E07A15"/>
    <w:rsid w:val="00E1413F"/>
    <w:rsid w:val="00E1484C"/>
    <w:rsid w:val="00E15046"/>
    <w:rsid w:val="00E15A63"/>
    <w:rsid w:val="00E15CD9"/>
    <w:rsid w:val="00E16665"/>
    <w:rsid w:val="00E17E05"/>
    <w:rsid w:val="00E214EA"/>
    <w:rsid w:val="00E217B9"/>
    <w:rsid w:val="00E2256B"/>
    <w:rsid w:val="00E22F0A"/>
    <w:rsid w:val="00E23D47"/>
    <w:rsid w:val="00E263EE"/>
    <w:rsid w:val="00E26809"/>
    <w:rsid w:val="00E26A86"/>
    <w:rsid w:val="00E26D04"/>
    <w:rsid w:val="00E2721E"/>
    <w:rsid w:val="00E31A4F"/>
    <w:rsid w:val="00E31DFF"/>
    <w:rsid w:val="00E327F9"/>
    <w:rsid w:val="00E32B3D"/>
    <w:rsid w:val="00E33633"/>
    <w:rsid w:val="00E35C94"/>
    <w:rsid w:val="00E36D0D"/>
    <w:rsid w:val="00E371A1"/>
    <w:rsid w:val="00E401EA"/>
    <w:rsid w:val="00E405E7"/>
    <w:rsid w:val="00E40D39"/>
    <w:rsid w:val="00E428B7"/>
    <w:rsid w:val="00E445C9"/>
    <w:rsid w:val="00E445F9"/>
    <w:rsid w:val="00E449EF"/>
    <w:rsid w:val="00E44EF4"/>
    <w:rsid w:val="00E45D7E"/>
    <w:rsid w:val="00E46EF5"/>
    <w:rsid w:val="00E479AF"/>
    <w:rsid w:val="00E511E0"/>
    <w:rsid w:val="00E51428"/>
    <w:rsid w:val="00E5270D"/>
    <w:rsid w:val="00E52C16"/>
    <w:rsid w:val="00E52D56"/>
    <w:rsid w:val="00E53CFF"/>
    <w:rsid w:val="00E54375"/>
    <w:rsid w:val="00E560E5"/>
    <w:rsid w:val="00E5631F"/>
    <w:rsid w:val="00E56C98"/>
    <w:rsid w:val="00E57A80"/>
    <w:rsid w:val="00E57A91"/>
    <w:rsid w:val="00E60200"/>
    <w:rsid w:val="00E60270"/>
    <w:rsid w:val="00E60D05"/>
    <w:rsid w:val="00E61FEC"/>
    <w:rsid w:val="00E62C34"/>
    <w:rsid w:val="00E63AB3"/>
    <w:rsid w:val="00E660E4"/>
    <w:rsid w:val="00E66C8B"/>
    <w:rsid w:val="00E70392"/>
    <w:rsid w:val="00E70649"/>
    <w:rsid w:val="00E70E11"/>
    <w:rsid w:val="00E7115A"/>
    <w:rsid w:val="00E7205F"/>
    <w:rsid w:val="00E72E01"/>
    <w:rsid w:val="00E732A0"/>
    <w:rsid w:val="00E739C0"/>
    <w:rsid w:val="00E744B0"/>
    <w:rsid w:val="00E746AC"/>
    <w:rsid w:val="00E74D04"/>
    <w:rsid w:val="00E74E55"/>
    <w:rsid w:val="00E7521A"/>
    <w:rsid w:val="00E75917"/>
    <w:rsid w:val="00E76230"/>
    <w:rsid w:val="00E76268"/>
    <w:rsid w:val="00E779B6"/>
    <w:rsid w:val="00E77DC3"/>
    <w:rsid w:val="00E8044E"/>
    <w:rsid w:val="00E8079C"/>
    <w:rsid w:val="00E814BA"/>
    <w:rsid w:val="00E82105"/>
    <w:rsid w:val="00E86047"/>
    <w:rsid w:val="00E86BD4"/>
    <w:rsid w:val="00E9044A"/>
    <w:rsid w:val="00E90D1A"/>
    <w:rsid w:val="00E913CC"/>
    <w:rsid w:val="00E914BD"/>
    <w:rsid w:val="00E92BEE"/>
    <w:rsid w:val="00E92CC0"/>
    <w:rsid w:val="00E9456B"/>
    <w:rsid w:val="00E94746"/>
    <w:rsid w:val="00E948ED"/>
    <w:rsid w:val="00E94B17"/>
    <w:rsid w:val="00E94F0E"/>
    <w:rsid w:val="00E95E1A"/>
    <w:rsid w:val="00E968D1"/>
    <w:rsid w:val="00E96D0F"/>
    <w:rsid w:val="00EA01C6"/>
    <w:rsid w:val="00EA071B"/>
    <w:rsid w:val="00EA1021"/>
    <w:rsid w:val="00EA1802"/>
    <w:rsid w:val="00EA27A7"/>
    <w:rsid w:val="00EA280E"/>
    <w:rsid w:val="00EA2C9D"/>
    <w:rsid w:val="00EA487C"/>
    <w:rsid w:val="00EA532C"/>
    <w:rsid w:val="00EB179F"/>
    <w:rsid w:val="00EB2110"/>
    <w:rsid w:val="00EB3631"/>
    <w:rsid w:val="00EB6175"/>
    <w:rsid w:val="00EB6AA1"/>
    <w:rsid w:val="00EB76A8"/>
    <w:rsid w:val="00EC14BC"/>
    <w:rsid w:val="00EC175E"/>
    <w:rsid w:val="00EC1902"/>
    <w:rsid w:val="00EC3016"/>
    <w:rsid w:val="00EC3DBE"/>
    <w:rsid w:val="00EC41F8"/>
    <w:rsid w:val="00EC4EF0"/>
    <w:rsid w:val="00EC65AB"/>
    <w:rsid w:val="00EC73F7"/>
    <w:rsid w:val="00EC7A9C"/>
    <w:rsid w:val="00ED01D2"/>
    <w:rsid w:val="00ED0B76"/>
    <w:rsid w:val="00ED0D10"/>
    <w:rsid w:val="00ED16C2"/>
    <w:rsid w:val="00ED2398"/>
    <w:rsid w:val="00ED29AE"/>
    <w:rsid w:val="00ED2BC0"/>
    <w:rsid w:val="00ED3146"/>
    <w:rsid w:val="00ED404C"/>
    <w:rsid w:val="00ED44D3"/>
    <w:rsid w:val="00ED4B5A"/>
    <w:rsid w:val="00ED60AC"/>
    <w:rsid w:val="00ED782B"/>
    <w:rsid w:val="00ED7862"/>
    <w:rsid w:val="00ED7AA4"/>
    <w:rsid w:val="00EE0C66"/>
    <w:rsid w:val="00EE13AC"/>
    <w:rsid w:val="00EE22D3"/>
    <w:rsid w:val="00EE7A72"/>
    <w:rsid w:val="00EE7C90"/>
    <w:rsid w:val="00EE7DE5"/>
    <w:rsid w:val="00EF265C"/>
    <w:rsid w:val="00EF335B"/>
    <w:rsid w:val="00EF4A71"/>
    <w:rsid w:val="00EF5707"/>
    <w:rsid w:val="00EF5C85"/>
    <w:rsid w:val="00EF711F"/>
    <w:rsid w:val="00F0073C"/>
    <w:rsid w:val="00F00952"/>
    <w:rsid w:val="00F00D86"/>
    <w:rsid w:val="00F015D6"/>
    <w:rsid w:val="00F0164A"/>
    <w:rsid w:val="00F0189C"/>
    <w:rsid w:val="00F01AC5"/>
    <w:rsid w:val="00F01EDD"/>
    <w:rsid w:val="00F03D28"/>
    <w:rsid w:val="00F04EE4"/>
    <w:rsid w:val="00F0512C"/>
    <w:rsid w:val="00F05DB5"/>
    <w:rsid w:val="00F06D93"/>
    <w:rsid w:val="00F06DB1"/>
    <w:rsid w:val="00F108FC"/>
    <w:rsid w:val="00F10D57"/>
    <w:rsid w:val="00F10EF2"/>
    <w:rsid w:val="00F11B3E"/>
    <w:rsid w:val="00F12422"/>
    <w:rsid w:val="00F13FDF"/>
    <w:rsid w:val="00F158C9"/>
    <w:rsid w:val="00F164F3"/>
    <w:rsid w:val="00F2179F"/>
    <w:rsid w:val="00F22C89"/>
    <w:rsid w:val="00F22D15"/>
    <w:rsid w:val="00F23003"/>
    <w:rsid w:val="00F23D95"/>
    <w:rsid w:val="00F24056"/>
    <w:rsid w:val="00F2477D"/>
    <w:rsid w:val="00F248AD"/>
    <w:rsid w:val="00F2547E"/>
    <w:rsid w:val="00F26C7B"/>
    <w:rsid w:val="00F305F8"/>
    <w:rsid w:val="00F31369"/>
    <w:rsid w:val="00F31C93"/>
    <w:rsid w:val="00F31E12"/>
    <w:rsid w:val="00F326F8"/>
    <w:rsid w:val="00F33AB3"/>
    <w:rsid w:val="00F35901"/>
    <w:rsid w:val="00F359FB"/>
    <w:rsid w:val="00F36432"/>
    <w:rsid w:val="00F366B8"/>
    <w:rsid w:val="00F367D3"/>
    <w:rsid w:val="00F3753A"/>
    <w:rsid w:val="00F37D2C"/>
    <w:rsid w:val="00F40AEA"/>
    <w:rsid w:val="00F41783"/>
    <w:rsid w:val="00F41CA1"/>
    <w:rsid w:val="00F41D79"/>
    <w:rsid w:val="00F42243"/>
    <w:rsid w:val="00F427EE"/>
    <w:rsid w:val="00F451F0"/>
    <w:rsid w:val="00F4637D"/>
    <w:rsid w:val="00F472F1"/>
    <w:rsid w:val="00F5015D"/>
    <w:rsid w:val="00F529D8"/>
    <w:rsid w:val="00F533F0"/>
    <w:rsid w:val="00F53815"/>
    <w:rsid w:val="00F5383D"/>
    <w:rsid w:val="00F54CF8"/>
    <w:rsid w:val="00F56123"/>
    <w:rsid w:val="00F56195"/>
    <w:rsid w:val="00F574FA"/>
    <w:rsid w:val="00F60D69"/>
    <w:rsid w:val="00F61608"/>
    <w:rsid w:val="00F61D51"/>
    <w:rsid w:val="00F61F13"/>
    <w:rsid w:val="00F6218B"/>
    <w:rsid w:val="00F6235B"/>
    <w:rsid w:val="00F64CD5"/>
    <w:rsid w:val="00F66EF8"/>
    <w:rsid w:val="00F6705D"/>
    <w:rsid w:val="00F67A75"/>
    <w:rsid w:val="00F67CCC"/>
    <w:rsid w:val="00F70E40"/>
    <w:rsid w:val="00F70EE4"/>
    <w:rsid w:val="00F70F75"/>
    <w:rsid w:val="00F723D7"/>
    <w:rsid w:val="00F72B12"/>
    <w:rsid w:val="00F73C9F"/>
    <w:rsid w:val="00F75DBD"/>
    <w:rsid w:val="00F76773"/>
    <w:rsid w:val="00F7697B"/>
    <w:rsid w:val="00F80242"/>
    <w:rsid w:val="00F80326"/>
    <w:rsid w:val="00F8066F"/>
    <w:rsid w:val="00F812D6"/>
    <w:rsid w:val="00F8349D"/>
    <w:rsid w:val="00F83CBD"/>
    <w:rsid w:val="00F84108"/>
    <w:rsid w:val="00F85AC7"/>
    <w:rsid w:val="00F90683"/>
    <w:rsid w:val="00F91035"/>
    <w:rsid w:val="00F915CA"/>
    <w:rsid w:val="00F91A5C"/>
    <w:rsid w:val="00F9274C"/>
    <w:rsid w:val="00F94471"/>
    <w:rsid w:val="00F95890"/>
    <w:rsid w:val="00F9698F"/>
    <w:rsid w:val="00F9709A"/>
    <w:rsid w:val="00F97E09"/>
    <w:rsid w:val="00FA4662"/>
    <w:rsid w:val="00FA4AF1"/>
    <w:rsid w:val="00FA4EC5"/>
    <w:rsid w:val="00FA5C16"/>
    <w:rsid w:val="00FA743C"/>
    <w:rsid w:val="00FA768D"/>
    <w:rsid w:val="00FB0022"/>
    <w:rsid w:val="00FB3092"/>
    <w:rsid w:val="00FB3BA0"/>
    <w:rsid w:val="00FB3EC5"/>
    <w:rsid w:val="00FB4904"/>
    <w:rsid w:val="00FB7153"/>
    <w:rsid w:val="00FB795F"/>
    <w:rsid w:val="00FC1105"/>
    <w:rsid w:val="00FC14E3"/>
    <w:rsid w:val="00FC155B"/>
    <w:rsid w:val="00FC18C5"/>
    <w:rsid w:val="00FC398D"/>
    <w:rsid w:val="00FC4F2D"/>
    <w:rsid w:val="00FC53CF"/>
    <w:rsid w:val="00FC5A7E"/>
    <w:rsid w:val="00FC6E02"/>
    <w:rsid w:val="00FD078B"/>
    <w:rsid w:val="00FD102D"/>
    <w:rsid w:val="00FD1A87"/>
    <w:rsid w:val="00FD34AA"/>
    <w:rsid w:val="00FD3C5D"/>
    <w:rsid w:val="00FD46C7"/>
    <w:rsid w:val="00FD53A5"/>
    <w:rsid w:val="00FD5A3C"/>
    <w:rsid w:val="00FD609A"/>
    <w:rsid w:val="00FE069F"/>
    <w:rsid w:val="00FE16E9"/>
    <w:rsid w:val="00FE38A6"/>
    <w:rsid w:val="00FE4232"/>
    <w:rsid w:val="00FE54B3"/>
    <w:rsid w:val="00FE5DFB"/>
    <w:rsid w:val="00FE6557"/>
    <w:rsid w:val="00FE6997"/>
    <w:rsid w:val="00FE7239"/>
    <w:rsid w:val="00FF0558"/>
    <w:rsid w:val="00FF19A6"/>
    <w:rsid w:val="00FF5E9E"/>
    <w:rsid w:val="00FF65C8"/>
    <w:rsid w:val="03FA2542"/>
    <w:rsid w:val="04D71D59"/>
    <w:rsid w:val="05CF17DB"/>
    <w:rsid w:val="06D8224C"/>
    <w:rsid w:val="083E18EA"/>
    <w:rsid w:val="088E27A0"/>
    <w:rsid w:val="0A1646DB"/>
    <w:rsid w:val="0D6A0DB3"/>
    <w:rsid w:val="15B703A4"/>
    <w:rsid w:val="19736E24"/>
    <w:rsid w:val="1C5676FD"/>
    <w:rsid w:val="1C9C484C"/>
    <w:rsid w:val="1EB71105"/>
    <w:rsid w:val="1FDF27DC"/>
    <w:rsid w:val="205B49FA"/>
    <w:rsid w:val="22D37769"/>
    <w:rsid w:val="26361A23"/>
    <w:rsid w:val="2A57352E"/>
    <w:rsid w:val="2D6424EC"/>
    <w:rsid w:val="2E1C331F"/>
    <w:rsid w:val="30506D43"/>
    <w:rsid w:val="31193BAF"/>
    <w:rsid w:val="32F849E4"/>
    <w:rsid w:val="38ED6C90"/>
    <w:rsid w:val="395513FF"/>
    <w:rsid w:val="3BF17BC7"/>
    <w:rsid w:val="3C975F7A"/>
    <w:rsid w:val="40237A57"/>
    <w:rsid w:val="42D1368F"/>
    <w:rsid w:val="44195354"/>
    <w:rsid w:val="44DA33A3"/>
    <w:rsid w:val="499065B2"/>
    <w:rsid w:val="4B0C7334"/>
    <w:rsid w:val="4DAE70DC"/>
    <w:rsid w:val="51871D4C"/>
    <w:rsid w:val="52F679FC"/>
    <w:rsid w:val="5331663C"/>
    <w:rsid w:val="567F3409"/>
    <w:rsid w:val="59CD5F14"/>
    <w:rsid w:val="5B486D09"/>
    <w:rsid w:val="5E864F96"/>
    <w:rsid w:val="5F4F8B8B"/>
    <w:rsid w:val="63546A84"/>
    <w:rsid w:val="64706584"/>
    <w:rsid w:val="66205885"/>
    <w:rsid w:val="66472BDE"/>
    <w:rsid w:val="66EB0234"/>
    <w:rsid w:val="67196AAB"/>
    <w:rsid w:val="6AC41A01"/>
    <w:rsid w:val="6B5470EF"/>
    <w:rsid w:val="6EE64030"/>
    <w:rsid w:val="74C6598B"/>
    <w:rsid w:val="7A427CCB"/>
    <w:rsid w:val="7BE201AB"/>
    <w:rsid w:val="7CD50A8C"/>
    <w:rsid w:val="7F0F6A60"/>
    <w:rsid w:val="7F7F76DB"/>
    <w:rsid w:val="F9EC1E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zh-CN" w:bidi="ar-SA"/>
    </w:rPr>
  </w:style>
  <w:style w:type="paragraph" w:styleId="2">
    <w:name w:val="heading 1"/>
    <w:basedOn w:val="1"/>
    <w:next w:val="1"/>
    <w:link w:val="18"/>
    <w:qFormat/>
    <w:uiPriority w:val="0"/>
    <w:pPr>
      <w:keepNext/>
      <w:widowControl w:val="0"/>
      <w:spacing w:after="0" w:line="360" w:lineRule="auto"/>
      <w:jc w:val="right"/>
      <w:outlineLvl w:val="0"/>
    </w:pPr>
    <w:rPr>
      <w:rFonts w:eastAsia="黑体"/>
      <w:b/>
      <w:spacing w:val="20"/>
      <w:kern w:val="2"/>
      <w:sz w:val="84"/>
      <w:szCs w:val="20"/>
    </w:rPr>
  </w:style>
  <w:style w:type="paragraph" w:styleId="3">
    <w:name w:val="heading 2"/>
    <w:basedOn w:val="1"/>
    <w:next w:val="4"/>
    <w:link w:val="19"/>
    <w:qFormat/>
    <w:uiPriority w:val="0"/>
    <w:pPr>
      <w:keepNext/>
      <w:widowControl w:val="0"/>
      <w:spacing w:after="0" w:line="360" w:lineRule="auto"/>
      <w:jc w:val="right"/>
      <w:outlineLvl w:val="1"/>
    </w:pPr>
    <w:rPr>
      <w:rFonts w:ascii="黑体" w:eastAsia="黑体"/>
      <w:b/>
      <w:kern w:val="2"/>
      <w:sz w:val="30"/>
      <w:szCs w:val="20"/>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widowControl w:val="0"/>
      <w:spacing w:after="0" w:line="240" w:lineRule="auto"/>
      <w:ind w:firstLine="420"/>
      <w:jc w:val="both"/>
    </w:pPr>
    <w:rPr>
      <w:kern w:val="2"/>
      <w:sz w:val="21"/>
      <w:szCs w:val="20"/>
    </w:rPr>
  </w:style>
  <w:style w:type="paragraph" w:styleId="5">
    <w:name w:val="annotation text"/>
    <w:basedOn w:val="1"/>
    <w:link w:val="20"/>
    <w:unhideWhenUsed/>
    <w:uiPriority w:val="99"/>
    <w:pPr>
      <w:widowControl w:val="0"/>
      <w:spacing w:after="0" w:line="240" w:lineRule="auto"/>
    </w:pPr>
    <w:rPr>
      <w:kern w:val="2"/>
      <w:sz w:val="21"/>
      <w:szCs w:val="20"/>
    </w:rPr>
  </w:style>
  <w:style w:type="paragraph" w:styleId="6">
    <w:name w:val="Body Text Indent"/>
    <w:basedOn w:val="1"/>
    <w:link w:val="21"/>
    <w:qFormat/>
    <w:uiPriority w:val="0"/>
    <w:pPr>
      <w:widowControl w:val="0"/>
      <w:snapToGrid w:val="0"/>
      <w:spacing w:before="200" w:after="0" w:line="120" w:lineRule="auto"/>
      <w:ind w:left="600"/>
      <w:jc w:val="both"/>
    </w:pPr>
    <w:rPr>
      <w:rFonts w:ascii="方正书宋繁体" w:eastAsia="方正书宋繁体"/>
      <w:kern w:val="2"/>
      <w:sz w:val="24"/>
      <w:szCs w:val="20"/>
    </w:rPr>
  </w:style>
  <w:style w:type="paragraph" w:styleId="7">
    <w:name w:val="Date"/>
    <w:basedOn w:val="1"/>
    <w:next w:val="1"/>
    <w:link w:val="22"/>
    <w:unhideWhenUsed/>
    <w:qFormat/>
    <w:uiPriority w:val="99"/>
    <w:pPr>
      <w:ind w:left="100" w:leftChars="2500"/>
    </w:pPr>
  </w:style>
  <w:style w:type="paragraph" w:styleId="8">
    <w:name w:val="Balloon Text"/>
    <w:basedOn w:val="1"/>
    <w:link w:val="23"/>
    <w:unhideWhenUsed/>
    <w:qFormat/>
    <w:uiPriority w:val="99"/>
    <w:pPr>
      <w:spacing w:after="0" w:line="240" w:lineRule="auto"/>
    </w:pPr>
    <w:rPr>
      <w:rFonts w:ascii="Tahoma" w:hAnsi="Tahoma"/>
      <w:sz w:val="18"/>
      <w:szCs w:val="18"/>
    </w:rPr>
  </w:style>
  <w:style w:type="paragraph" w:styleId="9">
    <w:name w:val="footer"/>
    <w:basedOn w:val="1"/>
    <w:link w:val="24"/>
    <w:unhideWhenUsed/>
    <w:qFormat/>
    <w:uiPriority w:val="99"/>
    <w:pPr>
      <w:tabs>
        <w:tab w:val="center" w:pos="4320"/>
        <w:tab w:val="right" w:pos="8640"/>
      </w:tabs>
      <w:spacing w:after="0" w:line="240" w:lineRule="auto"/>
    </w:pPr>
  </w:style>
  <w:style w:type="paragraph" w:styleId="10">
    <w:name w:val="header"/>
    <w:basedOn w:val="1"/>
    <w:link w:val="25"/>
    <w:unhideWhenUsed/>
    <w:uiPriority w:val="99"/>
    <w:pPr>
      <w:tabs>
        <w:tab w:val="center" w:pos="4320"/>
        <w:tab w:val="right" w:pos="8640"/>
      </w:tabs>
      <w:spacing w:after="0" w:line="240" w:lineRule="auto"/>
    </w:pPr>
  </w:style>
  <w:style w:type="paragraph" w:styleId="11">
    <w:name w:val="Normal (Web)"/>
    <w:basedOn w:val="1"/>
    <w:uiPriority w:val="99"/>
    <w:pPr>
      <w:spacing w:before="100" w:beforeAutospacing="1" w:after="100" w:afterAutospacing="1" w:line="240" w:lineRule="auto"/>
    </w:pPr>
    <w:rPr>
      <w:rFonts w:ascii="Arial Unicode MS" w:hAnsi="Arial Unicode MS" w:eastAsia="Arial Unicode MS" w:cs="Arial Unicode MS"/>
      <w:sz w:val="24"/>
      <w:szCs w:val="24"/>
    </w:rPr>
  </w:style>
  <w:style w:type="paragraph" w:styleId="12">
    <w:name w:val="annotation subject"/>
    <w:basedOn w:val="5"/>
    <w:next w:val="5"/>
    <w:link w:val="26"/>
    <w:unhideWhenUsed/>
    <w:uiPriority w:val="99"/>
    <w:rPr>
      <w:b/>
      <w:bCs/>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page number"/>
    <w:uiPriority w:val="0"/>
  </w:style>
  <w:style w:type="character" w:styleId="17">
    <w:name w:val="annotation reference"/>
    <w:unhideWhenUsed/>
    <w:uiPriority w:val="99"/>
    <w:rPr>
      <w:sz w:val="21"/>
      <w:szCs w:val="21"/>
    </w:rPr>
  </w:style>
  <w:style w:type="character" w:customStyle="1" w:styleId="18">
    <w:name w:val="标题 1 Char"/>
    <w:link w:val="2"/>
    <w:qFormat/>
    <w:uiPriority w:val="0"/>
    <w:rPr>
      <w:rFonts w:ascii="Times New Roman" w:hAnsi="Times New Roman" w:eastAsia="黑体" w:cs="Times New Roman"/>
      <w:b/>
      <w:spacing w:val="20"/>
      <w:kern w:val="2"/>
      <w:sz w:val="84"/>
      <w:szCs w:val="20"/>
    </w:rPr>
  </w:style>
  <w:style w:type="character" w:customStyle="1" w:styleId="19">
    <w:name w:val="标题 2 Char"/>
    <w:link w:val="3"/>
    <w:qFormat/>
    <w:uiPriority w:val="0"/>
    <w:rPr>
      <w:rFonts w:ascii="黑体" w:hAnsi="Times New Roman" w:eastAsia="黑体" w:cs="Times New Roman"/>
      <w:b/>
      <w:kern w:val="2"/>
      <w:sz w:val="30"/>
      <w:szCs w:val="20"/>
    </w:rPr>
  </w:style>
  <w:style w:type="character" w:customStyle="1" w:styleId="20">
    <w:name w:val="批注文字 Char"/>
    <w:link w:val="5"/>
    <w:qFormat/>
    <w:uiPriority w:val="99"/>
    <w:rPr>
      <w:kern w:val="2"/>
      <w:sz w:val="21"/>
    </w:rPr>
  </w:style>
  <w:style w:type="character" w:customStyle="1" w:styleId="21">
    <w:name w:val="正文文本缩进 Char"/>
    <w:link w:val="6"/>
    <w:qFormat/>
    <w:uiPriority w:val="0"/>
    <w:rPr>
      <w:rFonts w:ascii="方正书宋繁体" w:hAnsi="Times New Roman" w:eastAsia="方正书宋繁体" w:cs="Times New Roman"/>
      <w:kern w:val="2"/>
      <w:sz w:val="24"/>
      <w:szCs w:val="20"/>
    </w:rPr>
  </w:style>
  <w:style w:type="character" w:customStyle="1" w:styleId="22">
    <w:name w:val="日期 Char"/>
    <w:link w:val="7"/>
    <w:semiHidden/>
    <w:uiPriority w:val="99"/>
  </w:style>
  <w:style w:type="character" w:customStyle="1" w:styleId="23">
    <w:name w:val="批注框文本 Char"/>
    <w:link w:val="8"/>
    <w:semiHidden/>
    <w:uiPriority w:val="99"/>
    <w:rPr>
      <w:rFonts w:ascii="Tahoma" w:hAnsi="Tahoma" w:cs="Tahoma"/>
      <w:sz w:val="18"/>
      <w:szCs w:val="18"/>
    </w:rPr>
  </w:style>
  <w:style w:type="character" w:customStyle="1" w:styleId="24">
    <w:name w:val="页脚 Char"/>
    <w:link w:val="9"/>
    <w:qFormat/>
    <w:uiPriority w:val="99"/>
  </w:style>
  <w:style w:type="character" w:customStyle="1" w:styleId="25">
    <w:name w:val="页眉 Char"/>
    <w:link w:val="10"/>
    <w:uiPriority w:val="99"/>
  </w:style>
  <w:style w:type="character" w:customStyle="1" w:styleId="26">
    <w:name w:val="批注主题 Char"/>
    <w:link w:val="12"/>
    <w:semiHidden/>
    <w:uiPriority w:val="99"/>
    <w:rPr>
      <w:b/>
      <w:bCs/>
      <w:kern w:val="2"/>
      <w:sz w:val="21"/>
    </w:rPr>
  </w:style>
  <w:style w:type="character" w:customStyle="1" w:styleId="27">
    <w:name w:val="left"/>
    <w:uiPriority w:val="0"/>
  </w:style>
  <w:style w:type="character" w:customStyle="1" w:styleId="28">
    <w:name w:val="Date Char1"/>
    <w:semiHidden/>
    <w:uiPriority w:val="99"/>
  </w:style>
  <w:style w:type="character" w:customStyle="1" w:styleId="29">
    <w:name w:val="无间隔 Char"/>
    <w:link w:val="30"/>
    <w:qFormat/>
    <w:uiPriority w:val="1"/>
    <w:rPr>
      <w:sz w:val="22"/>
      <w:szCs w:val="22"/>
      <w:lang w:val="en-US" w:eastAsia="en-US" w:bidi="ar-SA"/>
    </w:rPr>
  </w:style>
  <w:style w:type="paragraph" w:styleId="30">
    <w:name w:val="No Spacing"/>
    <w:link w:val="29"/>
    <w:qFormat/>
    <w:uiPriority w:val="1"/>
    <w:rPr>
      <w:rFonts w:ascii="Times New Roman" w:hAnsi="Times New Roman" w:eastAsia="宋体" w:cs="Times New Roman"/>
      <w:sz w:val="22"/>
      <w:szCs w:val="22"/>
      <w:lang w:val="en-US" w:eastAsia="en-US" w:bidi="ar-SA"/>
    </w:rPr>
  </w:style>
  <w:style w:type="character" w:customStyle="1" w:styleId="31">
    <w:name w:val="Comment Subject Char1"/>
    <w:semiHidden/>
    <w:qFormat/>
    <w:uiPriority w:val="99"/>
    <w:rPr>
      <w:b/>
      <w:bCs/>
      <w:kern w:val="2"/>
      <w:sz w:val="21"/>
    </w:rPr>
  </w:style>
  <w:style w:type="character" w:customStyle="1" w:styleId="32">
    <w:name w:val="hps"/>
    <w:uiPriority w:val="0"/>
  </w:style>
  <w:style w:type="paragraph" w:customStyle="1" w:styleId="33">
    <w:name w:val="缺省文本"/>
    <w:basedOn w:val="1"/>
    <w:uiPriority w:val="0"/>
    <w:pPr>
      <w:widowControl w:val="0"/>
      <w:autoSpaceDE w:val="0"/>
      <w:autoSpaceDN w:val="0"/>
      <w:adjustRightInd w:val="0"/>
      <w:spacing w:after="0" w:line="240" w:lineRule="auto"/>
    </w:pPr>
    <w:rPr>
      <w:sz w:val="24"/>
      <w:szCs w:val="24"/>
    </w:rPr>
  </w:style>
  <w:style w:type="paragraph" w:customStyle="1" w:styleId="34">
    <w:name w:val="Char Char Char Char Char Char Char"/>
    <w:basedOn w:val="1"/>
    <w:uiPriority w:val="0"/>
    <w:pPr>
      <w:widowControl w:val="0"/>
      <w:spacing w:after="0" w:line="240" w:lineRule="auto"/>
      <w:jc w:val="both"/>
    </w:pPr>
    <w:rPr>
      <w:rFonts w:ascii="Tahoma" w:hAnsi="Tahoma"/>
      <w:kern w:val="2"/>
      <w:sz w:val="24"/>
      <w:szCs w:val="20"/>
    </w:rPr>
  </w:style>
  <w:style w:type="paragraph" w:styleId="35">
    <w:name w:val="List Paragraph"/>
    <w:basedOn w:val="1"/>
    <w:qFormat/>
    <w:uiPriority w:val="0"/>
    <w:pPr>
      <w:ind w:left="720"/>
      <w:contextualSpacing/>
    </w:pPr>
  </w:style>
  <w:style w:type="paragraph" w:customStyle="1" w:styleId="36">
    <w:name w:val="WW-默认"/>
    <w:uiPriority w:val="0"/>
    <w:pPr>
      <w:suppressAutoHyphens/>
      <w:spacing w:after="200" w:line="276" w:lineRule="auto"/>
    </w:pPr>
    <w:rPr>
      <w:rFonts w:ascii="Times New Roman" w:hAnsi="Times New Roman" w:eastAsia="宋体" w:cs="Calibri"/>
      <w:sz w:val="22"/>
      <w:szCs w:val="22"/>
      <w:lang w:val="en-US" w:eastAsia="zh-CN" w:bidi="ar-SA"/>
    </w:rPr>
  </w:style>
  <w:style w:type="paragraph" w:customStyle="1" w:styleId="37">
    <w:name w:val="默认"/>
    <w:uiPriority w:val="0"/>
    <w:pPr>
      <w:suppressAutoHyphens/>
      <w:spacing w:line="100" w:lineRule="atLeast"/>
    </w:pPr>
    <w:rPr>
      <w:rFonts w:ascii="Times New Roman" w:hAnsi="Times New Roman" w:eastAsia="宋体" w:cs="Times New Roman"/>
      <w:sz w:val="24"/>
      <w:lang w:val="en-US" w:eastAsia="zh-CN" w:bidi="ar-SA"/>
    </w:rPr>
  </w:style>
  <w:style w:type="paragraph" w:customStyle="1" w:styleId="38">
    <w:name w:val="Default Text"/>
    <w:basedOn w:val="1"/>
    <w:uiPriority w:val="0"/>
    <w:pPr>
      <w:widowControl w:val="0"/>
      <w:autoSpaceDE w:val="0"/>
      <w:autoSpaceDN w:val="0"/>
      <w:adjustRightInd w:val="0"/>
      <w:spacing w:after="0" w:line="240" w:lineRule="auto"/>
    </w:pPr>
    <w:rPr>
      <w:sz w:val="24"/>
      <w:szCs w:val="24"/>
    </w:rPr>
  </w:style>
  <w:style w:type="paragraph" w:customStyle="1" w:styleId="39">
    <w:name w:val="Standard"/>
    <w:uiPriority w:val="0"/>
    <w:pPr>
      <w:widowControl w:val="0"/>
      <w:suppressAutoHyphens/>
      <w:autoSpaceDN w:val="0"/>
      <w:textAlignment w:val="baseline"/>
    </w:pPr>
    <w:rPr>
      <w:rFonts w:ascii="Times New Roman" w:hAnsi="Times New Roman" w:eastAsia="宋体" w:cs="Tahoma"/>
      <w:kern w:val="3"/>
      <w:sz w:val="24"/>
      <w:szCs w:val="24"/>
      <w:lang w:val="en-US" w:eastAsia="zh-CN" w:bidi="ar-SA"/>
    </w:rPr>
  </w:style>
  <w:style w:type="paragraph" w:customStyle="1" w:styleId="40">
    <w:name w:val="修订1"/>
    <w:semiHidden/>
    <w:qFormat/>
    <w:uiPriority w:val="99"/>
    <w:rPr>
      <w:rFonts w:ascii="Times New Roman" w:hAnsi="Times New Roman"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16</Pages>
  <Words>1771</Words>
  <Characters>10096</Characters>
  <Lines>84</Lines>
  <Paragraphs>23</Paragraphs>
  <TotalTime>5</TotalTime>
  <ScaleCrop>false</ScaleCrop>
  <LinksUpToDate>false</LinksUpToDate>
  <CharactersWithSpaces>11844</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2025-08-26T21:27:00Z</dcterms:created>
  <dc:creator>Lifang Liu 刘丽芳</dc:creator>
  <cp:lastModifiedBy>Min.Song</cp:lastModifiedBy>
  <cp:lastPrinted>2022-08-09T18:43:00Z</cp:lastPrinted>
  <dcterms:modified xsi:type="dcterms:W3CDTF">2026-03-18T22:18:15Z</dcterms:modified>
  <dc:title>深圳光启高等理工研究院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